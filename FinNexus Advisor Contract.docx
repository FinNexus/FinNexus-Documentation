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C3ECE" w14:textId="77CECB46" w:rsidR="00BC60FC" w:rsidRPr="00805E36" w:rsidDel="00246680" w:rsidRDefault="00154AE9">
      <w:pPr>
        <w:pStyle w:val="a"/>
        <w:rPr>
          <w:del w:id="0" w:author="John Patrick Mullin" w:date="2020-07-06T10:20:00Z"/>
          <w:rFonts w:ascii="Times New Roman" w:hAnsi="Times New Roman" w:cs="Times New Roman"/>
          <w:highlight w:val="yellow"/>
          <w:rPrChange w:id="1" w:author="Nicholas Krapels" w:date="2020-08-15T13:28:00Z">
            <w:rPr>
              <w:del w:id="2" w:author="John Patrick Mullin" w:date="2020-07-06T10:20:00Z"/>
            </w:rPr>
          </w:rPrChange>
        </w:rPr>
      </w:pPr>
      <w:moveFromRangeStart w:id="3" w:author="John Patrick Mullin" w:date="2020-07-06T10:18:00Z" w:name="move44923099"/>
      <w:moveFrom w:id="4" w:author="John Patrick Mullin" w:date="2020-07-06T10:18:00Z">
        <w:r w:rsidRPr="00805E36" w:rsidDel="00246680">
          <w:rPr>
            <w:rFonts w:ascii="Times New Roman" w:hAnsi="Times New Roman" w:cs="Times New Roman"/>
            <w:noProof/>
            <w:highlight w:val="yellow"/>
            <w:rPrChange w:id="5" w:author="Nicholas Krapels" w:date="2020-08-15T13:28:00Z">
              <w:rPr>
                <w:noProof/>
              </w:rPr>
            </w:rPrChange>
          </w:rPr>
          <w:drawing>
            <wp:inline distT="0" distB="0" distL="0" distR="0" wp14:anchorId="4F3603A6" wp14:editId="5359398F">
              <wp:extent cx="5216017" cy="2177311"/>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7"/>
                      <a:stretch>
                        <a:fillRect/>
                      </a:stretch>
                    </pic:blipFill>
                    <pic:spPr>
                      <a:xfrm>
                        <a:off x="0" y="0"/>
                        <a:ext cx="5216017" cy="2177311"/>
                      </a:xfrm>
                      <a:prstGeom prst="rect">
                        <a:avLst/>
                      </a:prstGeom>
                    </pic:spPr>
                  </pic:pic>
                </a:graphicData>
              </a:graphic>
            </wp:inline>
          </w:drawing>
        </w:r>
      </w:moveFrom>
      <w:moveFromRangeEnd w:id="3"/>
    </w:p>
    <w:p w14:paraId="5938D5E2" w14:textId="464BC211" w:rsidR="00246680" w:rsidDel="00BD0FF3" w:rsidRDefault="00246680" w:rsidP="00BD0FF3">
      <w:pPr>
        <w:rPr>
          <w:del w:id="6" w:author="Nicholas Krapels" w:date="2020-07-06T11:39:00Z"/>
          <w:rFonts w:ascii="TimesNewRomanPSMT" w:eastAsia="Times New Roman" w:hAnsi="TimesNewRomanPSMT" w:cs="Times New Roman"/>
          <w:sz w:val="20"/>
          <w:lang w:val="en-US" w:eastAsia="zh-CN"/>
        </w:rPr>
      </w:pPr>
      <w:ins w:id="7" w:author="John Patrick Mullin" w:date="2020-07-06T10:24:00Z">
        <w:del w:id="8" w:author="Nicholas Krapels" w:date="2020-08-15T13:28:00Z">
          <w:r w:rsidRPr="00805E36" w:rsidDel="00805E36">
            <w:rPr>
              <w:rFonts w:ascii="Times New Roman" w:hAnsi="Times New Roman" w:cs="Times New Roman"/>
              <w:noProof/>
              <w:highlight w:val="yellow"/>
              <w:rPrChange w:id="9" w:author="Nicholas Krapels" w:date="2020-08-15T13:28:00Z">
                <w:rPr>
                  <w:noProof/>
                </w:rPr>
              </w:rPrChange>
            </w:rPr>
            <w:delText>Mr. Nicholas Krapels</w:delText>
          </w:r>
        </w:del>
      </w:ins>
      <w:ins w:id="10" w:author="Nicholas Krapels" w:date="2020-08-15T13:28:00Z">
        <w:r w:rsidR="00805E36" w:rsidRPr="00805E36">
          <w:rPr>
            <w:rFonts w:ascii="Times New Roman" w:hAnsi="Times New Roman" w:cs="Times New Roman"/>
            <w:noProof/>
            <w:szCs w:val="22"/>
            <w:highlight w:val="yellow"/>
            <w:rPrChange w:id="11" w:author="Nicholas Krapels" w:date="2020-08-15T13:28:00Z">
              <w:rPr>
                <w:rFonts w:ascii="Times New Roman" w:hAnsi="Times New Roman" w:cs="Times New Roman"/>
                <w:noProof/>
                <w:szCs w:val="22"/>
              </w:rPr>
            </w:rPrChange>
          </w:rPr>
          <w:t>Name</w:t>
        </w:r>
      </w:ins>
    </w:p>
    <w:p w14:paraId="574A2D32" w14:textId="77777777" w:rsidR="00BD0FF3" w:rsidRPr="00023D2C" w:rsidRDefault="00BD0FF3" w:rsidP="00246680">
      <w:pPr>
        <w:rPr>
          <w:ins w:id="12" w:author="Nicholas Krapels" w:date="2020-07-06T11:39:00Z"/>
          <w:rFonts w:ascii="Times New Roman" w:hAnsi="Times New Roman" w:cs="Times New Roman"/>
          <w:sz w:val="20"/>
          <w:rPrChange w:id="13" w:author="John Patrick Mullin" w:date="2020-07-06T10:45:00Z">
            <w:rPr>
              <w:ins w:id="14" w:author="Nicholas Krapels" w:date="2020-07-06T11:39:00Z"/>
              <w:rFonts w:cs="Arial"/>
              <w:sz w:val="20"/>
            </w:rPr>
          </w:rPrChange>
        </w:rPr>
      </w:pPr>
    </w:p>
    <w:p w14:paraId="7C40301D" w14:textId="1642A619" w:rsidR="00BD0FF3" w:rsidRPr="00BD0FF3" w:rsidRDefault="00805E36">
      <w:pPr>
        <w:rPr>
          <w:ins w:id="15" w:author="Nicholas Krapels" w:date="2020-07-06T11:39:00Z"/>
          <w:rFonts w:ascii="Times New Roman" w:eastAsia="Times New Roman" w:hAnsi="Times New Roman" w:cs="Times New Roman"/>
          <w:sz w:val="24"/>
          <w:szCs w:val="24"/>
          <w:lang w:val="en-US" w:eastAsia="zh-CN"/>
        </w:rPr>
        <w:pPrChange w:id="16" w:author="Nicholas Krapels" w:date="2020-07-06T11:39:00Z">
          <w:pPr>
            <w:spacing w:before="100" w:beforeAutospacing="1" w:after="100" w:afterAutospacing="1"/>
          </w:pPr>
        </w:pPrChange>
      </w:pPr>
      <w:ins w:id="17" w:author="Nicholas Krapels" w:date="2020-08-15T13:28:00Z">
        <w:r w:rsidRPr="00805E36">
          <w:rPr>
            <w:rFonts w:ascii="TimesNewRomanPSMT" w:eastAsia="Times New Roman" w:hAnsi="TimesNewRomanPSMT" w:cs="Times New Roman"/>
            <w:sz w:val="20"/>
            <w:highlight w:val="yellow"/>
            <w:lang w:val="en-US" w:eastAsia="zh-CN"/>
            <w:rPrChange w:id="18" w:author="Nicholas Krapels" w:date="2020-08-15T13:28:00Z">
              <w:rPr>
                <w:rFonts w:ascii="TimesNewRomanPSMT" w:eastAsia="Times New Roman" w:hAnsi="TimesNewRomanPSMT" w:cs="Times New Roman"/>
                <w:sz w:val="20"/>
                <w:lang w:val="en-US" w:eastAsia="zh-CN"/>
              </w:rPr>
            </w:rPrChange>
          </w:rPr>
          <w:t>Address</w:t>
        </w:r>
      </w:ins>
    </w:p>
    <w:p w14:paraId="7472145E" w14:textId="5941BA72" w:rsidR="00246680" w:rsidRPr="00023D2C" w:rsidDel="00BD0FF3" w:rsidRDefault="00246680">
      <w:pPr>
        <w:rPr>
          <w:ins w:id="19" w:author="John Patrick Mullin" w:date="2020-07-06T10:19:00Z"/>
          <w:del w:id="20" w:author="Nicholas Krapels" w:date="2020-07-06T11:40:00Z"/>
          <w:rFonts w:ascii="Times New Roman" w:hAnsi="Times New Roman" w:cs="Times New Roman"/>
          <w:sz w:val="20"/>
          <w:rPrChange w:id="21" w:author="John Patrick Mullin" w:date="2020-07-06T10:45:00Z">
            <w:rPr>
              <w:ins w:id="22" w:author="John Patrick Mullin" w:date="2020-07-06T10:19:00Z"/>
              <w:del w:id="23" w:author="Nicholas Krapels" w:date="2020-07-06T11:40:00Z"/>
              <w:rFonts w:cs="Arial"/>
              <w:sz w:val="20"/>
            </w:rPr>
          </w:rPrChange>
        </w:rPr>
      </w:pPr>
      <w:ins w:id="24" w:author="John Patrick Mullin" w:date="2020-07-06T10:19:00Z">
        <w:del w:id="25" w:author="Nicholas Krapels" w:date="2020-07-06T11:39:00Z">
          <w:r w:rsidRPr="00023D2C" w:rsidDel="00BD0FF3">
            <w:rPr>
              <w:rFonts w:ascii="Times New Roman" w:hAnsi="Times New Roman" w:cs="Times New Roman"/>
              <w:b/>
              <w:sz w:val="20"/>
              <w:rPrChange w:id="26" w:author="John Patrick Mullin" w:date="2020-07-06T10:45:00Z">
                <w:rPr>
                  <w:rFonts w:cs="Arial"/>
                  <w:b/>
                  <w:sz w:val="20"/>
                </w:rPr>
              </w:rPrChange>
            </w:rPr>
            <w:delText>[</w:delText>
          </w:r>
          <w:r w:rsidRPr="00023D2C" w:rsidDel="00BD0FF3">
            <w:rPr>
              <w:rFonts w:ascii="Times New Roman" w:hAnsi="Times New Roman" w:cs="Times New Roman"/>
              <w:sz w:val="20"/>
              <w:highlight w:val="yellow"/>
              <w:rPrChange w:id="27" w:author="John Patrick Mullin" w:date="2020-07-06T10:45:00Z">
                <w:rPr>
                  <w:rFonts w:cs="Arial"/>
                  <w:sz w:val="20"/>
                  <w:highlight w:val="yellow"/>
                </w:rPr>
              </w:rPrChange>
            </w:rPr>
            <w:delText>Address</w:delText>
          </w:r>
          <w:r w:rsidRPr="00023D2C" w:rsidDel="00BD0FF3">
            <w:rPr>
              <w:rFonts w:ascii="Times New Roman" w:hAnsi="Times New Roman" w:cs="Times New Roman"/>
              <w:b/>
              <w:sz w:val="20"/>
              <w:rPrChange w:id="28" w:author="John Patrick Mullin" w:date="2020-07-06T10:45:00Z">
                <w:rPr>
                  <w:rFonts w:cs="Arial"/>
                  <w:b/>
                  <w:sz w:val="20"/>
                </w:rPr>
              </w:rPrChange>
            </w:rPr>
            <w:delText>]</w:delText>
          </w:r>
        </w:del>
      </w:ins>
    </w:p>
    <w:p w14:paraId="57844F1C" w14:textId="4B922CC3" w:rsidR="00246680" w:rsidRPr="00023D2C" w:rsidDel="00BD0FF3" w:rsidRDefault="00246680">
      <w:pPr>
        <w:rPr>
          <w:ins w:id="29" w:author="John Patrick Mullin" w:date="2020-07-06T10:19:00Z"/>
          <w:del w:id="30" w:author="Nicholas Krapels" w:date="2020-07-06T11:40:00Z"/>
          <w:rFonts w:ascii="Times New Roman" w:hAnsi="Times New Roman" w:cs="Times New Roman"/>
          <w:sz w:val="20"/>
          <w:rPrChange w:id="31" w:author="John Patrick Mullin" w:date="2020-07-06T10:45:00Z">
            <w:rPr>
              <w:ins w:id="32" w:author="John Patrick Mullin" w:date="2020-07-06T10:19:00Z"/>
              <w:del w:id="33" w:author="Nicholas Krapels" w:date="2020-07-06T11:40:00Z"/>
              <w:rFonts w:cs="Arial"/>
              <w:sz w:val="20"/>
            </w:rPr>
          </w:rPrChange>
        </w:rPr>
      </w:pPr>
      <w:ins w:id="34" w:author="John Patrick Mullin" w:date="2020-07-06T10:19:00Z">
        <w:del w:id="35" w:author="Nicholas Krapels" w:date="2020-07-06T11:40:00Z">
          <w:r w:rsidRPr="00023D2C" w:rsidDel="00BD0FF3">
            <w:rPr>
              <w:rFonts w:ascii="Times New Roman" w:hAnsi="Times New Roman" w:cs="Times New Roman"/>
              <w:b/>
              <w:sz w:val="20"/>
              <w:rPrChange w:id="36" w:author="John Patrick Mullin" w:date="2020-07-06T10:45:00Z">
                <w:rPr>
                  <w:rFonts w:cs="Arial"/>
                  <w:b/>
                  <w:sz w:val="20"/>
                </w:rPr>
              </w:rPrChange>
            </w:rPr>
            <w:delText>[</w:delText>
          </w:r>
          <w:r w:rsidRPr="00023D2C" w:rsidDel="00BD0FF3">
            <w:rPr>
              <w:rFonts w:ascii="Times New Roman" w:hAnsi="Times New Roman" w:cs="Times New Roman"/>
              <w:sz w:val="20"/>
              <w:highlight w:val="yellow"/>
              <w:rPrChange w:id="37" w:author="John Patrick Mullin" w:date="2020-07-06T10:45:00Z">
                <w:rPr>
                  <w:rFonts w:cs="Arial"/>
                  <w:sz w:val="20"/>
                  <w:highlight w:val="yellow"/>
                </w:rPr>
              </w:rPrChange>
            </w:rPr>
            <w:delText>Address</w:delText>
          </w:r>
          <w:r w:rsidRPr="00023D2C" w:rsidDel="00BD0FF3">
            <w:rPr>
              <w:rFonts w:ascii="Times New Roman" w:hAnsi="Times New Roman" w:cs="Times New Roman"/>
              <w:b/>
              <w:sz w:val="20"/>
              <w:rPrChange w:id="38" w:author="John Patrick Mullin" w:date="2020-07-06T10:45:00Z">
                <w:rPr>
                  <w:rFonts w:cs="Arial"/>
                  <w:b/>
                  <w:sz w:val="20"/>
                </w:rPr>
              </w:rPrChange>
            </w:rPr>
            <w:delText>]</w:delText>
          </w:r>
        </w:del>
      </w:ins>
    </w:p>
    <w:p w14:paraId="09DBD3D8" w14:textId="050BDE5E" w:rsidR="00246680" w:rsidRPr="00023D2C" w:rsidRDefault="00246680">
      <w:pPr>
        <w:rPr>
          <w:ins w:id="39" w:author="John Patrick Mullin" w:date="2020-07-06T10:19:00Z"/>
          <w:rFonts w:ascii="Times New Roman" w:hAnsi="Times New Roman" w:cs="Times New Roman"/>
          <w:sz w:val="20"/>
          <w:rPrChange w:id="40" w:author="John Patrick Mullin" w:date="2020-07-06T10:45:00Z">
            <w:rPr>
              <w:ins w:id="41" w:author="John Patrick Mullin" w:date="2020-07-06T10:19:00Z"/>
              <w:rFonts w:cs="Arial"/>
              <w:sz w:val="20"/>
            </w:rPr>
          </w:rPrChange>
        </w:rPr>
      </w:pPr>
      <w:ins w:id="42" w:author="John Patrick Mullin" w:date="2020-07-06T10:19:00Z">
        <w:del w:id="43" w:author="Nicholas Krapels" w:date="2020-07-06T11:40:00Z">
          <w:r w:rsidRPr="00023D2C" w:rsidDel="00BD0FF3">
            <w:rPr>
              <w:rFonts w:ascii="Times New Roman" w:hAnsi="Times New Roman" w:cs="Times New Roman"/>
              <w:b/>
              <w:sz w:val="20"/>
              <w:rPrChange w:id="44" w:author="John Patrick Mullin" w:date="2020-07-06T10:45:00Z">
                <w:rPr>
                  <w:rFonts w:cs="Arial"/>
                  <w:b/>
                  <w:sz w:val="20"/>
                </w:rPr>
              </w:rPrChange>
            </w:rPr>
            <w:delText>[</w:delText>
          </w:r>
          <w:r w:rsidRPr="00023D2C" w:rsidDel="00BD0FF3">
            <w:rPr>
              <w:rFonts w:ascii="Times New Roman" w:hAnsi="Times New Roman" w:cs="Times New Roman"/>
              <w:sz w:val="20"/>
              <w:highlight w:val="yellow"/>
              <w:rPrChange w:id="45" w:author="John Patrick Mullin" w:date="2020-07-06T10:45:00Z">
                <w:rPr>
                  <w:rFonts w:cs="Arial"/>
                  <w:sz w:val="20"/>
                  <w:highlight w:val="yellow"/>
                </w:rPr>
              </w:rPrChange>
            </w:rPr>
            <w:delText>Address</w:delText>
          </w:r>
          <w:r w:rsidRPr="00023D2C" w:rsidDel="00BD0FF3">
            <w:rPr>
              <w:rFonts w:ascii="Times New Roman" w:hAnsi="Times New Roman" w:cs="Times New Roman"/>
              <w:b/>
              <w:sz w:val="20"/>
              <w:rPrChange w:id="46" w:author="John Patrick Mullin" w:date="2020-07-06T10:45:00Z">
                <w:rPr>
                  <w:rFonts w:cs="Arial"/>
                  <w:b/>
                  <w:sz w:val="20"/>
                </w:rPr>
              </w:rPrChange>
            </w:rPr>
            <w:delText>]</w:delText>
          </w:r>
        </w:del>
      </w:ins>
    </w:p>
    <w:p w14:paraId="515AC3CF" w14:textId="77777777" w:rsidR="00246680" w:rsidRPr="00023D2C" w:rsidRDefault="00246680" w:rsidP="00246680">
      <w:pPr>
        <w:rPr>
          <w:ins w:id="47" w:author="John Patrick Mullin" w:date="2020-07-06T10:19:00Z"/>
          <w:rFonts w:ascii="Times New Roman" w:hAnsi="Times New Roman" w:cs="Times New Roman"/>
          <w:sz w:val="20"/>
          <w:rPrChange w:id="48" w:author="John Patrick Mullin" w:date="2020-07-06T10:45:00Z">
            <w:rPr>
              <w:ins w:id="49" w:author="John Patrick Mullin" w:date="2020-07-06T10:19:00Z"/>
              <w:rFonts w:cs="Arial"/>
              <w:sz w:val="20"/>
            </w:rPr>
          </w:rPrChange>
        </w:rPr>
      </w:pPr>
    </w:p>
    <w:p w14:paraId="2216BAD6" w14:textId="3BCB08AF" w:rsidR="00246680" w:rsidRPr="00023D2C" w:rsidRDefault="00246680" w:rsidP="00246680">
      <w:pPr>
        <w:jc w:val="right"/>
        <w:rPr>
          <w:ins w:id="50" w:author="John Patrick Mullin" w:date="2020-07-06T10:19:00Z"/>
          <w:rFonts w:ascii="Times New Roman" w:hAnsi="Times New Roman" w:cs="Times New Roman"/>
          <w:sz w:val="20"/>
          <w:rPrChange w:id="51" w:author="John Patrick Mullin" w:date="2020-07-06T10:45:00Z">
            <w:rPr>
              <w:ins w:id="52" w:author="John Patrick Mullin" w:date="2020-07-06T10:19:00Z"/>
              <w:rFonts w:cs="Arial"/>
              <w:sz w:val="20"/>
            </w:rPr>
          </w:rPrChange>
        </w:rPr>
      </w:pPr>
      <w:ins w:id="53" w:author="John Patrick Mullin" w:date="2020-07-06T10:20:00Z">
        <w:del w:id="54" w:author="Nicholas Krapels" w:date="2020-08-15T13:28:00Z">
          <w:r w:rsidRPr="00805E36" w:rsidDel="00805E36">
            <w:rPr>
              <w:rFonts w:ascii="Times New Roman" w:hAnsi="Times New Roman" w:cs="Times New Roman"/>
              <w:sz w:val="20"/>
              <w:highlight w:val="yellow"/>
              <w:rPrChange w:id="55" w:author="Nicholas Krapels" w:date="2020-08-15T13:28:00Z">
                <w:rPr>
                  <w:rFonts w:cs="Arial"/>
                  <w:sz w:val="20"/>
                </w:rPr>
              </w:rPrChange>
            </w:rPr>
            <w:delText>Monday, July 6</w:delText>
          </w:r>
          <w:r w:rsidRPr="00805E36" w:rsidDel="00805E36">
            <w:rPr>
              <w:rFonts w:ascii="Times New Roman" w:hAnsi="Times New Roman" w:cs="Times New Roman"/>
              <w:sz w:val="20"/>
              <w:highlight w:val="yellow"/>
              <w:vertAlign w:val="superscript"/>
              <w:rPrChange w:id="56" w:author="Nicholas Krapels" w:date="2020-08-15T13:28:00Z">
                <w:rPr>
                  <w:rFonts w:cs="Arial"/>
                  <w:sz w:val="20"/>
                </w:rPr>
              </w:rPrChange>
            </w:rPr>
            <w:delText>th</w:delText>
          </w:r>
          <w:r w:rsidRPr="00805E36" w:rsidDel="00805E36">
            <w:rPr>
              <w:rFonts w:ascii="Times New Roman" w:hAnsi="Times New Roman" w:cs="Times New Roman"/>
              <w:sz w:val="20"/>
              <w:highlight w:val="yellow"/>
              <w:rPrChange w:id="57" w:author="Nicholas Krapels" w:date="2020-08-15T13:28:00Z">
                <w:rPr>
                  <w:rFonts w:cs="Arial"/>
                  <w:sz w:val="20"/>
                </w:rPr>
              </w:rPrChange>
            </w:rPr>
            <w:delText>, 2020</w:delText>
          </w:r>
        </w:del>
      </w:ins>
      <w:ins w:id="58" w:author="Nicholas Krapels" w:date="2020-08-15T13:28:00Z">
        <w:r w:rsidR="00805E36" w:rsidRPr="00805E36">
          <w:rPr>
            <w:rFonts w:ascii="Times New Roman" w:hAnsi="Times New Roman" w:cs="Times New Roman"/>
            <w:sz w:val="20"/>
            <w:highlight w:val="yellow"/>
            <w:rPrChange w:id="59" w:author="Nicholas Krapels" w:date="2020-08-15T13:28:00Z">
              <w:rPr>
                <w:rFonts w:ascii="Times New Roman" w:hAnsi="Times New Roman" w:cs="Times New Roman"/>
                <w:sz w:val="20"/>
              </w:rPr>
            </w:rPrChange>
          </w:rPr>
          <w:t>Date</w:t>
        </w:r>
      </w:ins>
    </w:p>
    <w:p w14:paraId="5D0A6707" w14:textId="77777777" w:rsidR="00246680" w:rsidRPr="00023D2C" w:rsidRDefault="00246680" w:rsidP="00246680">
      <w:pPr>
        <w:rPr>
          <w:ins w:id="60" w:author="John Patrick Mullin" w:date="2020-07-06T10:19:00Z"/>
          <w:rFonts w:ascii="Times New Roman" w:hAnsi="Times New Roman" w:cs="Times New Roman"/>
          <w:sz w:val="20"/>
          <w:rPrChange w:id="61" w:author="John Patrick Mullin" w:date="2020-07-06T10:45:00Z">
            <w:rPr>
              <w:ins w:id="62" w:author="John Patrick Mullin" w:date="2020-07-06T10:19:00Z"/>
              <w:rFonts w:cs="Arial"/>
              <w:sz w:val="20"/>
            </w:rPr>
          </w:rPrChange>
        </w:rPr>
      </w:pPr>
    </w:p>
    <w:p w14:paraId="731F55BA" w14:textId="77777777" w:rsidR="00246680" w:rsidRPr="00023D2C" w:rsidRDefault="00246680" w:rsidP="00246680">
      <w:pPr>
        <w:rPr>
          <w:ins w:id="63" w:author="John Patrick Mullin" w:date="2020-07-06T10:19:00Z"/>
          <w:rFonts w:ascii="Times New Roman" w:hAnsi="Times New Roman" w:cs="Times New Roman"/>
          <w:sz w:val="20"/>
          <w:rPrChange w:id="64" w:author="John Patrick Mullin" w:date="2020-07-06T10:45:00Z">
            <w:rPr>
              <w:ins w:id="65" w:author="John Patrick Mullin" w:date="2020-07-06T10:19:00Z"/>
              <w:rFonts w:cs="Arial"/>
              <w:sz w:val="20"/>
            </w:rPr>
          </w:rPrChange>
        </w:rPr>
      </w:pPr>
    </w:p>
    <w:p w14:paraId="1428A6C7" w14:textId="77777777" w:rsidR="00246680" w:rsidRPr="00023D2C" w:rsidRDefault="00246680" w:rsidP="00246680">
      <w:pPr>
        <w:rPr>
          <w:ins w:id="66" w:author="John Patrick Mullin" w:date="2020-07-06T10:19:00Z"/>
          <w:rFonts w:ascii="Times New Roman" w:hAnsi="Times New Roman" w:cs="Times New Roman"/>
          <w:sz w:val="20"/>
          <w:rPrChange w:id="67" w:author="John Patrick Mullin" w:date="2020-07-06T10:45:00Z">
            <w:rPr>
              <w:ins w:id="68" w:author="John Patrick Mullin" w:date="2020-07-06T10:19:00Z"/>
              <w:rFonts w:cs="Arial"/>
              <w:sz w:val="20"/>
            </w:rPr>
          </w:rPrChange>
        </w:rPr>
      </w:pPr>
    </w:p>
    <w:p w14:paraId="7692CA79" w14:textId="04EB5447" w:rsidR="00246680" w:rsidRPr="00023D2C" w:rsidRDefault="00246680" w:rsidP="00246680">
      <w:pPr>
        <w:rPr>
          <w:ins w:id="69" w:author="John Patrick Mullin" w:date="2020-07-06T10:19:00Z"/>
          <w:rFonts w:ascii="Times New Roman" w:hAnsi="Times New Roman" w:cs="Times New Roman"/>
          <w:sz w:val="20"/>
          <w:rPrChange w:id="70" w:author="John Patrick Mullin" w:date="2020-07-06T10:45:00Z">
            <w:rPr>
              <w:ins w:id="71" w:author="John Patrick Mullin" w:date="2020-07-06T10:19:00Z"/>
              <w:rFonts w:cs="Arial"/>
              <w:sz w:val="20"/>
            </w:rPr>
          </w:rPrChange>
        </w:rPr>
      </w:pPr>
      <w:ins w:id="72" w:author="John Patrick Mullin" w:date="2020-07-06T10:19:00Z">
        <w:r w:rsidRPr="00023D2C">
          <w:rPr>
            <w:rFonts w:ascii="Times New Roman" w:hAnsi="Times New Roman" w:cs="Times New Roman"/>
            <w:sz w:val="20"/>
            <w:rPrChange w:id="73" w:author="John Patrick Mullin" w:date="2020-07-06T10:45:00Z">
              <w:rPr>
                <w:rFonts w:cs="Arial"/>
                <w:sz w:val="20"/>
              </w:rPr>
            </w:rPrChange>
          </w:rPr>
          <w:t xml:space="preserve">Dear </w:t>
        </w:r>
      </w:ins>
      <w:ins w:id="74" w:author="John Patrick Mullin" w:date="2020-07-06T10:24:00Z">
        <w:del w:id="75" w:author="Nicholas Krapels" w:date="2020-08-15T13:29:00Z">
          <w:r w:rsidRPr="00805E36" w:rsidDel="00805E36">
            <w:rPr>
              <w:rFonts w:ascii="Times New Roman" w:hAnsi="Times New Roman" w:cs="Times New Roman"/>
              <w:sz w:val="20"/>
              <w:highlight w:val="yellow"/>
              <w:rPrChange w:id="76" w:author="Nicholas Krapels" w:date="2020-08-15T13:29:00Z">
                <w:rPr>
                  <w:rFonts w:cs="Arial"/>
                  <w:sz w:val="20"/>
                </w:rPr>
              </w:rPrChange>
            </w:rPr>
            <w:delText>Nicholas Krapels</w:delText>
          </w:r>
        </w:del>
      </w:ins>
      <w:ins w:id="77" w:author="Nicholas Krapels" w:date="2020-08-15T13:29:00Z">
        <w:r w:rsidR="00805E36" w:rsidRPr="00805E36">
          <w:rPr>
            <w:rFonts w:ascii="Times New Roman" w:hAnsi="Times New Roman" w:cs="Times New Roman"/>
            <w:sz w:val="20"/>
            <w:highlight w:val="yellow"/>
            <w:rPrChange w:id="78" w:author="Nicholas Krapels" w:date="2020-08-15T13:29:00Z">
              <w:rPr>
                <w:rFonts w:ascii="Times New Roman" w:hAnsi="Times New Roman" w:cs="Times New Roman"/>
                <w:sz w:val="20"/>
              </w:rPr>
            </w:rPrChange>
          </w:rPr>
          <w:t>Name</w:t>
        </w:r>
      </w:ins>
      <w:ins w:id="79" w:author="John Patrick Mullin" w:date="2020-07-06T10:24:00Z">
        <w:r w:rsidRPr="00023D2C">
          <w:rPr>
            <w:rFonts w:ascii="Times New Roman" w:hAnsi="Times New Roman" w:cs="Times New Roman"/>
            <w:sz w:val="20"/>
            <w:rPrChange w:id="80" w:author="John Patrick Mullin" w:date="2020-07-06T10:45:00Z">
              <w:rPr>
                <w:rFonts w:cs="Arial"/>
                <w:sz w:val="20"/>
              </w:rPr>
            </w:rPrChange>
          </w:rPr>
          <w:t>,</w:t>
        </w:r>
      </w:ins>
    </w:p>
    <w:p w14:paraId="786E8E46" w14:textId="77777777" w:rsidR="00246680" w:rsidRPr="00023D2C" w:rsidRDefault="00246680" w:rsidP="00246680">
      <w:pPr>
        <w:rPr>
          <w:ins w:id="81" w:author="John Patrick Mullin" w:date="2020-07-06T10:19:00Z"/>
          <w:rFonts w:ascii="Times New Roman" w:hAnsi="Times New Roman" w:cs="Times New Roman"/>
          <w:sz w:val="20"/>
          <w:rPrChange w:id="82" w:author="John Patrick Mullin" w:date="2020-07-06T10:45:00Z">
            <w:rPr>
              <w:ins w:id="83" w:author="John Patrick Mullin" w:date="2020-07-06T10:19:00Z"/>
              <w:rFonts w:cs="Arial"/>
              <w:sz w:val="20"/>
            </w:rPr>
          </w:rPrChange>
        </w:rPr>
      </w:pPr>
    </w:p>
    <w:p w14:paraId="4454F942" w14:textId="441EC29D" w:rsidR="00246680" w:rsidRPr="00023D2C" w:rsidRDefault="00246680" w:rsidP="00246680">
      <w:pPr>
        <w:rPr>
          <w:ins w:id="84" w:author="John Patrick Mullin" w:date="2020-07-06T10:19:00Z"/>
          <w:rFonts w:ascii="Times New Roman" w:hAnsi="Times New Roman" w:cs="Times New Roman"/>
          <w:b/>
          <w:sz w:val="20"/>
          <w:rPrChange w:id="85" w:author="John Patrick Mullin" w:date="2020-07-06T10:45:00Z">
            <w:rPr>
              <w:ins w:id="86" w:author="John Patrick Mullin" w:date="2020-07-06T10:19:00Z"/>
              <w:rFonts w:cs="Arial"/>
              <w:b/>
              <w:sz w:val="20"/>
            </w:rPr>
          </w:rPrChange>
        </w:rPr>
      </w:pPr>
      <w:ins w:id="87" w:author="John Patrick Mullin" w:date="2020-07-06T10:25:00Z">
        <w:del w:id="88" w:author="Nicholas Krapels" w:date="2020-08-15T13:29:00Z">
          <w:r w:rsidRPr="00023D2C" w:rsidDel="00805E36">
            <w:rPr>
              <w:rFonts w:ascii="Times New Roman" w:hAnsi="Times New Roman" w:cs="Times New Roman"/>
              <w:b/>
              <w:sz w:val="20"/>
              <w:rPrChange w:id="89" w:author="John Patrick Mullin" w:date="2020-07-06T10:45:00Z">
                <w:rPr>
                  <w:rFonts w:cs="Arial"/>
                  <w:b/>
                  <w:sz w:val="20"/>
                </w:rPr>
              </w:rPrChange>
            </w:rPr>
            <w:delText>MANTRA DAO</w:delText>
          </w:r>
        </w:del>
      </w:ins>
      <w:ins w:id="90" w:author="Nicholas Krapels" w:date="2020-08-15T13:29:00Z">
        <w:r w:rsidR="00805E36">
          <w:rPr>
            <w:rFonts w:ascii="Times New Roman" w:hAnsi="Times New Roman" w:cs="Times New Roman"/>
            <w:b/>
            <w:sz w:val="20"/>
          </w:rPr>
          <w:t>DFP Practice Limited</w:t>
        </w:r>
      </w:ins>
      <w:ins w:id="91" w:author="John Patrick Mullin" w:date="2020-07-06T10:25:00Z">
        <w:r w:rsidRPr="00023D2C">
          <w:rPr>
            <w:rFonts w:ascii="Times New Roman" w:hAnsi="Times New Roman" w:cs="Times New Roman"/>
            <w:b/>
            <w:sz w:val="20"/>
            <w:rPrChange w:id="92" w:author="John Patrick Mullin" w:date="2020-07-06T10:45:00Z">
              <w:rPr>
                <w:rFonts w:cs="Arial"/>
                <w:b/>
                <w:sz w:val="20"/>
              </w:rPr>
            </w:rPrChange>
          </w:rPr>
          <w:t xml:space="preserve"> </w:t>
        </w:r>
        <w:del w:id="93" w:author="Nicholas Krapels" w:date="2020-08-15T13:29:00Z">
          <w:r w:rsidRPr="00023D2C" w:rsidDel="00805E36">
            <w:rPr>
              <w:rFonts w:ascii="Times New Roman" w:hAnsi="Times New Roman" w:cs="Times New Roman"/>
              <w:b/>
              <w:sz w:val="20"/>
              <w:rPrChange w:id="94" w:author="John Patrick Mullin" w:date="2020-07-06T10:45:00Z">
                <w:rPr>
                  <w:rFonts w:cs="Arial"/>
                  <w:b/>
                  <w:sz w:val="20"/>
                </w:rPr>
              </w:rPrChange>
            </w:rPr>
            <w:delText>Foundation</w:delText>
          </w:r>
        </w:del>
      </w:ins>
    </w:p>
    <w:p w14:paraId="0AEB2D20" w14:textId="77777777" w:rsidR="00246680" w:rsidRPr="00023D2C" w:rsidRDefault="00246680" w:rsidP="00246680">
      <w:pPr>
        <w:rPr>
          <w:ins w:id="95" w:author="John Patrick Mullin" w:date="2020-07-06T10:19:00Z"/>
          <w:rFonts w:ascii="Times New Roman" w:hAnsi="Times New Roman" w:cs="Times New Roman"/>
          <w:b/>
          <w:sz w:val="20"/>
          <w:rPrChange w:id="96" w:author="John Patrick Mullin" w:date="2020-07-06T10:45:00Z">
            <w:rPr>
              <w:ins w:id="97" w:author="John Patrick Mullin" w:date="2020-07-06T10:19:00Z"/>
              <w:rFonts w:cs="Arial"/>
              <w:b/>
              <w:sz w:val="20"/>
            </w:rPr>
          </w:rPrChange>
        </w:rPr>
      </w:pPr>
      <w:ins w:id="98" w:author="John Patrick Mullin" w:date="2020-07-06T10:19:00Z">
        <w:r w:rsidRPr="00023D2C">
          <w:rPr>
            <w:rFonts w:ascii="Times New Roman" w:hAnsi="Times New Roman" w:cs="Times New Roman"/>
            <w:b/>
            <w:sz w:val="20"/>
            <w:rPrChange w:id="99" w:author="John Patrick Mullin" w:date="2020-07-06T10:45:00Z">
              <w:rPr>
                <w:rFonts w:cs="Arial"/>
                <w:b/>
                <w:sz w:val="20"/>
              </w:rPr>
            </w:rPrChange>
          </w:rPr>
          <w:t>APPOINTMENT AS AN ADVISOR</w:t>
        </w:r>
      </w:ins>
    </w:p>
    <w:p w14:paraId="7B2ED76C" w14:textId="77777777" w:rsidR="00246680" w:rsidRPr="00023D2C" w:rsidRDefault="00246680" w:rsidP="00246680">
      <w:pPr>
        <w:rPr>
          <w:ins w:id="100" w:author="John Patrick Mullin" w:date="2020-07-06T10:19:00Z"/>
          <w:rFonts w:ascii="Times New Roman" w:hAnsi="Times New Roman" w:cs="Times New Roman"/>
          <w:b/>
          <w:sz w:val="20"/>
          <w:rPrChange w:id="101" w:author="John Patrick Mullin" w:date="2020-07-06T10:45:00Z">
            <w:rPr>
              <w:ins w:id="102" w:author="John Patrick Mullin" w:date="2020-07-06T10:19:00Z"/>
              <w:rFonts w:cs="Arial"/>
              <w:b/>
              <w:sz w:val="20"/>
            </w:rPr>
          </w:rPrChange>
        </w:rPr>
      </w:pPr>
    </w:p>
    <w:p w14:paraId="4F0B5048" w14:textId="582A5760" w:rsidR="00246680" w:rsidRPr="00023D2C" w:rsidRDefault="00246680" w:rsidP="00246680">
      <w:pPr>
        <w:rPr>
          <w:ins w:id="103" w:author="John Patrick Mullin" w:date="2020-07-06T10:19:00Z"/>
          <w:rFonts w:ascii="Times New Roman" w:hAnsi="Times New Roman" w:cs="Times New Roman"/>
          <w:sz w:val="20"/>
          <w:rPrChange w:id="104" w:author="John Patrick Mullin" w:date="2020-07-06T10:45:00Z">
            <w:rPr>
              <w:ins w:id="105" w:author="John Patrick Mullin" w:date="2020-07-06T10:19:00Z"/>
              <w:rFonts w:cs="Arial"/>
              <w:sz w:val="20"/>
            </w:rPr>
          </w:rPrChange>
        </w:rPr>
      </w:pPr>
      <w:ins w:id="106" w:author="John Patrick Mullin" w:date="2020-07-06T10:19:00Z">
        <w:r w:rsidRPr="00023D2C">
          <w:rPr>
            <w:rFonts w:ascii="Times New Roman" w:hAnsi="Times New Roman" w:cs="Times New Roman"/>
            <w:sz w:val="20"/>
            <w:rPrChange w:id="107" w:author="John Patrick Mullin" w:date="2020-07-06T10:45:00Z">
              <w:rPr>
                <w:rFonts w:cs="Arial"/>
                <w:sz w:val="20"/>
              </w:rPr>
            </w:rPrChange>
          </w:rPr>
          <w:t xml:space="preserve">I am writing to confirm your appointment as an advisor to </w:t>
        </w:r>
      </w:ins>
      <w:ins w:id="108" w:author="John Patrick Mullin" w:date="2020-07-06T10:25:00Z">
        <w:del w:id="109" w:author="Nicholas Krapels" w:date="2020-08-15T13:29:00Z">
          <w:r w:rsidRPr="00023D2C" w:rsidDel="00805E36">
            <w:rPr>
              <w:rFonts w:ascii="Times New Roman" w:hAnsi="Times New Roman" w:cs="Times New Roman"/>
              <w:b/>
              <w:sz w:val="20"/>
              <w:rPrChange w:id="110" w:author="John Patrick Mullin" w:date="2020-07-06T10:45:00Z">
                <w:rPr>
                  <w:rFonts w:cs="Arial"/>
                  <w:b/>
                  <w:sz w:val="20"/>
                </w:rPr>
              </w:rPrChange>
            </w:rPr>
            <w:delText>The MANTRA DAO Foundation</w:delText>
          </w:r>
        </w:del>
      </w:ins>
      <w:ins w:id="111" w:author="Nicholas Krapels" w:date="2020-08-15T13:29:00Z">
        <w:r w:rsidR="00805E36">
          <w:rPr>
            <w:rFonts w:ascii="Times New Roman" w:hAnsi="Times New Roman" w:cs="Times New Roman"/>
            <w:b/>
            <w:sz w:val="20"/>
          </w:rPr>
          <w:t>DFP Practice Limited</w:t>
        </w:r>
      </w:ins>
      <w:ins w:id="112" w:author="John Patrick Mullin" w:date="2020-07-06T10:19:00Z">
        <w:del w:id="113" w:author="Nicholas Krapels" w:date="2020-08-15T13:29:00Z">
          <w:r w:rsidRPr="00023D2C" w:rsidDel="00805E36">
            <w:rPr>
              <w:rFonts w:ascii="Times New Roman" w:hAnsi="Times New Roman" w:cs="Times New Roman"/>
              <w:sz w:val="20"/>
              <w:rPrChange w:id="114" w:author="John Patrick Mullin" w:date="2020-07-06T10:45:00Z">
                <w:rPr>
                  <w:rFonts w:cs="Arial"/>
                  <w:sz w:val="20"/>
                </w:rPr>
              </w:rPrChange>
            </w:rPr>
            <w:delText xml:space="preserve"> Limited</w:delText>
          </w:r>
        </w:del>
        <w:r w:rsidRPr="00023D2C">
          <w:rPr>
            <w:rFonts w:ascii="Times New Roman" w:hAnsi="Times New Roman" w:cs="Times New Roman"/>
            <w:sz w:val="20"/>
            <w:rPrChange w:id="115" w:author="John Patrick Mullin" w:date="2020-07-06T10:45:00Z">
              <w:rPr>
                <w:rFonts w:cs="Arial"/>
                <w:sz w:val="20"/>
              </w:rPr>
            </w:rPrChange>
          </w:rPr>
          <w:t xml:space="preserve"> (the “</w:t>
        </w:r>
        <w:r w:rsidRPr="00023D2C">
          <w:rPr>
            <w:rFonts w:ascii="Times New Roman" w:hAnsi="Times New Roman" w:cs="Times New Roman"/>
            <w:b/>
            <w:sz w:val="20"/>
            <w:rPrChange w:id="116" w:author="John Patrick Mullin" w:date="2020-07-06T10:45:00Z">
              <w:rPr>
                <w:rFonts w:cs="Arial"/>
                <w:b/>
                <w:sz w:val="20"/>
              </w:rPr>
            </w:rPrChange>
          </w:rPr>
          <w:t>Company</w:t>
        </w:r>
        <w:r w:rsidRPr="00023D2C">
          <w:rPr>
            <w:rFonts w:ascii="Times New Roman" w:hAnsi="Times New Roman" w:cs="Times New Roman"/>
            <w:sz w:val="20"/>
            <w:rPrChange w:id="117" w:author="John Patrick Mullin" w:date="2020-07-06T10:45:00Z">
              <w:rPr>
                <w:rFonts w:cs="Arial"/>
                <w:sz w:val="20"/>
              </w:rPr>
            </w:rPrChange>
          </w:rPr>
          <w:t>”)</w:t>
        </w:r>
      </w:ins>
      <w:ins w:id="118" w:author="Nicholas Krapels" w:date="2020-08-15T13:29:00Z">
        <w:r w:rsidR="00805E36">
          <w:rPr>
            <w:rFonts w:ascii="Times New Roman" w:hAnsi="Times New Roman" w:cs="Times New Roman"/>
            <w:sz w:val="20"/>
          </w:rPr>
          <w:t xml:space="preserve">, which is the sole </w:t>
        </w:r>
      </w:ins>
      <w:ins w:id="119" w:author="Nicholas Krapels" w:date="2020-08-15T13:30:00Z">
        <w:r w:rsidR="00805E36">
          <w:rPr>
            <w:rFonts w:ascii="Times New Roman" w:hAnsi="Times New Roman" w:cs="Times New Roman"/>
            <w:sz w:val="20"/>
          </w:rPr>
          <w:t xml:space="preserve">administrator of </w:t>
        </w:r>
        <w:r w:rsidR="00805E36" w:rsidRPr="00805E36">
          <w:rPr>
            <w:rFonts w:ascii="Times New Roman" w:hAnsi="Times New Roman" w:cs="Times New Roman"/>
            <w:b/>
            <w:bCs/>
            <w:sz w:val="20"/>
            <w:rPrChange w:id="120" w:author="Nicholas Krapels" w:date="2020-08-15T13:30:00Z">
              <w:rPr>
                <w:rFonts w:ascii="Times New Roman" w:hAnsi="Times New Roman" w:cs="Times New Roman"/>
                <w:sz w:val="20"/>
              </w:rPr>
            </w:rPrChange>
          </w:rPr>
          <w:t>FINNEXUS</w:t>
        </w:r>
        <w:r w:rsidR="00805E36">
          <w:rPr>
            <w:rFonts w:ascii="Times New Roman" w:hAnsi="Times New Roman" w:cs="Times New Roman"/>
            <w:sz w:val="20"/>
          </w:rPr>
          <w:t xml:space="preserve"> (the “</w:t>
        </w:r>
        <w:r w:rsidR="00805E36" w:rsidRPr="00805E36">
          <w:rPr>
            <w:rFonts w:ascii="Times New Roman" w:hAnsi="Times New Roman" w:cs="Times New Roman"/>
            <w:b/>
            <w:bCs/>
            <w:sz w:val="20"/>
            <w:rPrChange w:id="121" w:author="Nicholas Krapels" w:date="2020-08-15T13:30:00Z">
              <w:rPr>
                <w:rFonts w:ascii="Times New Roman" w:hAnsi="Times New Roman" w:cs="Times New Roman"/>
                <w:sz w:val="20"/>
              </w:rPr>
            </w:rPrChange>
          </w:rPr>
          <w:t>Project</w:t>
        </w:r>
        <w:r w:rsidR="00805E36">
          <w:rPr>
            <w:rFonts w:ascii="Times New Roman" w:hAnsi="Times New Roman" w:cs="Times New Roman"/>
            <w:sz w:val="20"/>
          </w:rPr>
          <w:t>”)</w:t>
        </w:r>
      </w:ins>
      <w:ins w:id="122" w:author="John Patrick Mullin" w:date="2020-07-06T10:19:00Z">
        <w:r w:rsidRPr="00023D2C">
          <w:rPr>
            <w:rFonts w:ascii="Times New Roman" w:hAnsi="Times New Roman" w:cs="Times New Roman"/>
            <w:sz w:val="20"/>
            <w:rPrChange w:id="123" w:author="John Patrick Mullin" w:date="2020-07-06T10:45:00Z">
              <w:rPr>
                <w:rFonts w:cs="Arial"/>
                <w:sz w:val="20"/>
              </w:rPr>
            </w:rPrChange>
          </w:rPr>
          <w:t>.  The terms of your appointment (the “</w:t>
        </w:r>
        <w:r w:rsidRPr="00023D2C">
          <w:rPr>
            <w:rFonts w:ascii="Times New Roman" w:hAnsi="Times New Roman" w:cs="Times New Roman"/>
            <w:b/>
            <w:sz w:val="20"/>
            <w:rPrChange w:id="124" w:author="John Patrick Mullin" w:date="2020-07-06T10:45:00Z">
              <w:rPr>
                <w:rFonts w:cs="Arial"/>
                <w:b/>
                <w:sz w:val="20"/>
              </w:rPr>
            </w:rPrChange>
          </w:rPr>
          <w:t>Appointment</w:t>
        </w:r>
        <w:r w:rsidRPr="00023D2C">
          <w:rPr>
            <w:rFonts w:ascii="Times New Roman" w:hAnsi="Times New Roman" w:cs="Times New Roman"/>
            <w:sz w:val="20"/>
            <w:rPrChange w:id="125" w:author="John Patrick Mullin" w:date="2020-07-06T10:45:00Z">
              <w:rPr>
                <w:rFonts w:cs="Arial"/>
                <w:sz w:val="20"/>
              </w:rPr>
            </w:rPrChange>
          </w:rPr>
          <w:t>”) are set out in this letter.</w:t>
        </w:r>
      </w:ins>
    </w:p>
    <w:p w14:paraId="0013B25A" w14:textId="77777777" w:rsidR="00246680" w:rsidRPr="00023D2C" w:rsidRDefault="00246680" w:rsidP="00246680">
      <w:pPr>
        <w:rPr>
          <w:ins w:id="126" w:author="John Patrick Mullin" w:date="2020-07-06T10:19:00Z"/>
          <w:rStyle w:val="StyleBold"/>
          <w:rFonts w:ascii="Times New Roman" w:hAnsi="Times New Roman" w:cs="Times New Roman"/>
          <w:b w:val="0"/>
          <w:rPrChange w:id="127" w:author="John Patrick Mullin" w:date="2020-07-06T10:45:00Z">
            <w:rPr>
              <w:ins w:id="128" w:author="John Patrick Mullin" w:date="2020-07-06T10:19:00Z"/>
              <w:rStyle w:val="StyleBold"/>
              <w:rFonts w:cs="Arial"/>
              <w:b w:val="0"/>
            </w:rPr>
          </w:rPrChange>
        </w:rPr>
      </w:pPr>
    </w:p>
    <w:p w14:paraId="0EADD228" w14:textId="77777777" w:rsidR="00246680" w:rsidRPr="00023D2C" w:rsidRDefault="00246680" w:rsidP="00246680">
      <w:pPr>
        <w:pStyle w:val="StyleHeading1Sectionh1MainHeadingNonumbers69AttributeHe"/>
        <w:spacing w:before="0" w:after="0" w:line="240" w:lineRule="auto"/>
        <w:rPr>
          <w:ins w:id="129" w:author="John Patrick Mullin" w:date="2020-07-06T10:19:00Z"/>
          <w:rFonts w:ascii="Times New Roman" w:hAnsi="Times New Roman"/>
          <w:rPrChange w:id="130" w:author="John Patrick Mullin" w:date="2020-07-06T10:45:00Z">
            <w:rPr>
              <w:ins w:id="131" w:author="John Patrick Mullin" w:date="2020-07-06T10:19:00Z"/>
              <w:rFonts w:cs="Arial"/>
            </w:rPr>
          </w:rPrChange>
        </w:rPr>
      </w:pPr>
      <w:ins w:id="132" w:author="John Patrick Mullin" w:date="2020-07-06T10:19:00Z">
        <w:r w:rsidRPr="00023D2C">
          <w:rPr>
            <w:rFonts w:ascii="Times New Roman" w:hAnsi="Times New Roman"/>
            <w:rPrChange w:id="133" w:author="John Patrick Mullin" w:date="2020-07-06T10:45:00Z">
              <w:rPr>
                <w:rFonts w:cs="Arial"/>
                <w:b w:val="0"/>
                <w:bCs w:val="0"/>
              </w:rPr>
            </w:rPrChange>
          </w:rPr>
          <w:t>Commencement and duration</w:t>
        </w:r>
      </w:ins>
    </w:p>
    <w:p w14:paraId="3D64097F" w14:textId="77777777" w:rsidR="00246680" w:rsidRPr="00023D2C" w:rsidRDefault="00246680" w:rsidP="00246680">
      <w:pPr>
        <w:rPr>
          <w:ins w:id="134" w:author="John Patrick Mullin" w:date="2020-07-06T10:19:00Z"/>
          <w:rFonts w:ascii="Times New Roman" w:hAnsi="Times New Roman" w:cs="Times New Roman"/>
          <w:sz w:val="20"/>
          <w:rPrChange w:id="135" w:author="John Patrick Mullin" w:date="2020-07-06T10:45:00Z">
            <w:rPr>
              <w:ins w:id="136" w:author="John Patrick Mullin" w:date="2020-07-06T10:19:00Z"/>
              <w:rFonts w:cs="Arial"/>
              <w:sz w:val="20"/>
            </w:rPr>
          </w:rPrChange>
        </w:rPr>
      </w:pPr>
    </w:p>
    <w:p w14:paraId="41CD20C7" w14:textId="36ADD7F7" w:rsidR="00246680" w:rsidRPr="00023D2C" w:rsidRDefault="00246680" w:rsidP="00246680">
      <w:pPr>
        <w:ind w:left="720"/>
        <w:rPr>
          <w:ins w:id="137" w:author="John Patrick Mullin" w:date="2020-07-06T10:19:00Z"/>
          <w:rFonts w:ascii="Times New Roman" w:hAnsi="Times New Roman" w:cs="Times New Roman"/>
          <w:sz w:val="20"/>
          <w:lang w:val="en-US"/>
          <w:rPrChange w:id="138" w:author="John Patrick Mullin" w:date="2020-07-06T10:45:00Z">
            <w:rPr>
              <w:ins w:id="139" w:author="John Patrick Mullin" w:date="2020-07-06T10:19:00Z"/>
              <w:rFonts w:cs="Arial"/>
              <w:sz w:val="20"/>
              <w:lang w:val="en-US"/>
            </w:rPr>
          </w:rPrChange>
        </w:rPr>
      </w:pPr>
      <w:ins w:id="140" w:author="John Patrick Mullin" w:date="2020-07-06T10:19:00Z">
        <w:r w:rsidRPr="00023D2C">
          <w:rPr>
            <w:rFonts w:ascii="Times New Roman" w:hAnsi="Times New Roman" w:cs="Times New Roman"/>
            <w:sz w:val="20"/>
            <w:lang w:val="en-US"/>
            <w:rPrChange w:id="141" w:author="John Patrick Mullin" w:date="2020-07-06T10:45:00Z">
              <w:rPr>
                <w:rFonts w:cs="Arial"/>
                <w:sz w:val="20"/>
                <w:lang w:val="en-US"/>
              </w:rPr>
            </w:rPrChange>
          </w:rPr>
          <w:t xml:space="preserve">Your Appointment will start </w:t>
        </w:r>
        <w:r w:rsidRPr="00023D2C">
          <w:rPr>
            <w:rFonts w:ascii="Times New Roman" w:hAnsi="Times New Roman" w:cs="Times New Roman"/>
            <w:sz w:val="20"/>
            <w:highlight w:val="yellow"/>
            <w:lang w:val="en-US"/>
            <w:rPrChange w:id="142" w:author="John Patrick Mullin" w:date="2020-07-06T10:45:00Z">
              <w:rPr>
                <w:rFonts w:cs="Arial"/>
                <w:sz w:val="20"/>
                <w:highlight w:val="yellow"/>
                <w:lang w:val="en-US"/>
              </w:rPr>
            </w:rPrChange>
          </w:rPr>
          <w:t>on the date this letter is signed by both parties</w:t>
        </w:r>
        <w:r w:rsidRPr="00023D2C">
          <w:rPr>
            <w:rFonts w:ascii="Times New Roman" w:hAnsi="Times New Roman" w:cs="Times New Roman"/>
            <w:sz w:val="20"/>
            <w:lang w:val="en-US"/>
            <w:rPrChange w:id="143" w:author="John Patrick Mullin" w:date="2020-07-06T10:45:00Z">
              <w:rPr>
                <w:rFonts w:cs="Arial"/>
                <w:sz w:val="20"/>
                <w:lang w:val="en-US"/>
              </w:rPr>
            </w:rPrChange>
          </w:rPr>
          <w:t xml:space="preserve"> and, unless terminated earlier in accordance with paragraph 9, will continue until either party gives to the other party at least </w:t>
        </w:r>
        <w:r w:rsidRPr="00023D2C">
          <w:rPr>
            <w:rFonts w:ascii="Times New Roman" w:hAnsi="Times New Roman" w:cs="Times New Roman"/>
            <w:b/>
            <w:sz w:val="20"/>
            <w:lang w:val="en-US"/>
            <w:rPrChange w:id="144" w:author="John Patrick Mullin" w:date="2020-07-06T10:45:00Z">
              <w:rPr>
                <w:rFonts w:cs="Arial"/>
                <w:b/>
                <w:sz w:val="20"/>
                <w:lang w:val="en-US"/>
              </w:rPr>
            </w:rPrChange>
          </w:rPr>
          <w:t>[</w:t>
        </w:r>
      </w:ins>
      <w:ins w:id="145" w:author="John Patrick Mullin" w:date="2020-07-06T10:46:00Z">
        <w:r w:rsidR="008A62C2" w:rsidRPr="008A62C2">
          <w:rPr>
            <w:rFonts w:ascii="Times New Roman" w:hAnsi="Times New Roman" w:cs="Times New Roman"/>
            <w:sz w:val="20"/>
            <w:highlight w:val="yellow"/>
            <w:lang w:val="en-US"/>
            <w:rPrChange w:id="146" w:author="John Patrick Mullin" w:date="2020-07-06T10:46:00Z">
              <w:rPr>
                <w:rFonts w:ascii="Times New Roman" w:hAnsi="Times New Roman" w:cs="Times New Roman"/>
                <w:sz w:val="20"/>
                <w:lang w:val="en-US"/>
              </w:rPr>
            </w:rPrChange>
          </w:rPr>
          <w:t>2</w:t>
        </w:r>
      </w:ins>
      <w:ins w:id="147" w:author="John Patrick Mullin" w:date="2020-07-06T10:36:00Z">
        <w:r w:rsidR="00023D2C" w:rsidRPr="00023D2C">
          <w:rPr>
            <w:rFonts w:ascii="Times New Roman" w:hAnsi="Times New Roman" w:cs="Times New Roman"/>
            <w:b/>
            <w:bCs/>
            <w:sz w:val="20"/>
            <w:lang w:val="en-US"/>
            <w:rPrChange w:id="148" w:author="John Patrick Mullin" w:date="2020-07-06T10:45:00Z">
              <w:rPr>
                <w:rFonts w:cs="Arial"/>
                <w:b/>
                <w:bCs/>
                <w:sz w:val="20"/>
                <w:lang w:val="en-US"/>
              </w:rPr>
            </w:rPrChange>
          </w:rPr>
          <w:t>]</w:t>
        </w:r>
      </w:ins>
      <w:ins w:id="149" w:author="John Patrick Mullin" w:date="2020-07-06T10:19:00Z">
        <w:r w:rsidRPr="00023D2C">
          <w:rPr>
            <w:rFonts w:ascii="Times New Roman" w:hAnsi="Times New Roman" w:cs="Times New Roman"/>
            <w:sz w:val="20"/>
            <w:lang w:val="en-US"/>
            <w:rPrChange w:id="150" w:author="John Patrick Mullin" w:date="2020-07-06T10:45:00Z">
              <w:rPr>
                <w:rFonts w:cs="Arial"/>
                <w:sz w:val="20"/>
                <w:lang w:val="en-US"/>
              </w:rPr>
            </w:rPrChange>
          </w:rPr>
          <w:t xml:space="preserve"> </w:t>
        </w:r>
        <w:r w:rsidRPr="00023D2C">
          <w:rPr>
            <w:rFonts w:ascii="Times New Roman" w:hAnsi="Times New Roman" w:cs="Times New Roman"/>
            <w:b/>
            <w:sz w:val="20"/>
            <w:lang w:val="en-US"/>
            <w:rPrChange w:id="151" w:author="John Patrick Mullin" w:date="2020-07-06T10:45:00Z">
              <w:rPr>
                <w:rFonts w:cs="Arial"/>
                <w:b/>
                <w:sz w:val="20"/>
                <w:lang w:val="en-US"/>
              </w:rPr>
            </w:rPrChange>
          </w:rPr>
          <w:t>[</w:t>
        </w:r>
        <w:r w:rsidRPr="00023D2C">
          <w:rPr>
            <w:rFonts w:ascii="Times New Roman" w:hAnsi="Times New Roman" w:cs="Times New Roman"/>
            <w:sz w:val="20"/>
            <w:highlight w:val="yellow"/>
            <w:lang w:val="en-US"/>
            <w:rPrChange w:id="152" w:author="John Patrick Mullin" w:date="2020-07-06T10:45:00Z">
              <w:rPr>
                <w:rFonts w:cs="Arial"/>
                <w:sz w:val="20"/>
                <w:highlight w:val="yellow"/>
                <w:lang w:val="en-US"/>
              </w:rPr>
            </w:rPrChange>
          </w:rPr>
          <w:t>weeks</w:t>
        </w:r>
        <w:r w:rsidRPr="00023D2C">
          <w:rPr>
            <w:rFonts w:ascii="Times New Roman" w:hAnsi="Times New Roman" w:cs="Times New Roman"/>
            <w:b/>
            <w:sz w:val="20"/>
            <w:lang w:val="en-US"/>
            <w:rPrChange w:id="153" w:author="John Patrick Mullin" w:date="2020-07-06T10:45:00Z">
              <w:rPr>
                <w:rFonts w:cs="Arial"/>
                <w:b/>
                <w:sz w:val="20"/>
                <w:lang w:val="en-US"/>
              </w:rPr>
            </w:rPrChange>
          </w:rPr>
          <w:t>]</w:t>
        </w:r>
        <w:r w:rsidRPr="00023D2C">
          <w:rPr>
            <w:rFonts w:ascii="Times New Roman" w:hAnsi="Times New Roman" w:cs="Times New Roman"/>
            <w:sz w:val="20"/>
            <w:lang w:val="en-US"/>
            <w:rPrChange w:id="154" w:author="John Patrick Mullin" w:date="2020-07-06T10:45:00Z">
              <w:rPr>
                <w:rFonts w:cs="Arial"/>
                <w:sz w:val="20"/>
                <w:lang w:val="en-US"/>
              </w:rPr>
            </w:rPrChange>
          </w:rPr>
          <w:t xml:space="preserve"> written notice to terminate (the “</w:t>
        </w:r>
        <w:r w:rsidRPr="00023D2C">
          <w:rPr>
            <w:rFonts w:ascii="Times New Roman" w:hAnsi="Times New Roman" w:cs="Times New Roman"/>
            <w:b/>
            <w:sz w:val="20"/>
            <w:lang w:val="en-US"/>
            <w:rPrChange w:id="155" w:author="John Patrick Mullin" w:date="2020-07-06T10:45:00Z">
              <w:rPr>
                <w:rFonts w:cs="Arial"/>
                <w:b/>
                <w:sz w:val="20"/>
                <w:lang w:val="en-US"/>
              </w:rPr>
            </w:rPrChange>
          </w:rPr>
          <w:t>Term</w:t>
        </w:r>
        <w:r w:rsidRPr="00023D2C">
          <w:rPr>
            <w:rFonts w:ascii="Times New Roman" w:hAnsi="Times New Roman" w:cs="Times New Roman"/>
            <w:sz w:val="20"/>
            <w:lang w:val="en-US"/>
            <w:rPrChange w:id="156" w:author="John Patrick Mullin" w:date="2020-07-06T10:45:00Z">
              <w:rPr>
                <w:rFonts w:cs="Arial"/>
                <w:sz w:val="20"/>
                <w:lang w:val="en-US"/>
              </w:rPr>
            </w:rPrChange>
          </w:rPr>
          <w:t>”).</w:t>
        </w:r>
      </w:ins>
    </w:p>
    <w:p w14:paraId="756F392C" w14:textId="77777777" w:rsidR="00246680" w:rsidRPr="00023D2C" w:rsidRDefault="00246680" w:rsidP="00246680">
      <w:pPr>
        <w:ind w:left="720"/>
        <w:rPr>
          <w:ins w:id="157" w:author="John Patrick Mullin" w:date="2020-07-06T10:19:00Z"/>
          <w:rFonts w:ascii="Times New Roman" w:hAnsi="Times New Roman" w:cs="Times New Roman"/>
          <w:sz w:val="20"/>
          <w:rPrChange w:id="158" w:author="John Patrick Mullin" w:date="2020-07-06T10:45:00Z">
            <w:rPr>
              <w:ins w:id="159" w:author="John Patrick Mullin" w:date="2020-07-06T10:19:00Z"/>
              <w:rFonts w:cs="Arial"/>
              <w:sz w:val="20"/>
            </w:rPr>
          </w:rPrChange>
        </w:rPr>
      </w:pPr>
    </w:p>
    <w:p w14:paraId="46F146BE" w14:textId="77777777" w:rsidR="00246680" w:rsidRPr="00023D2C" w:rsidRDefault="00246680" w:rsidP="00246680">
      <w:pPr>
        <w:pStyle w:val="StyleHeading1Sectionh1MainHeadingNonumbers69AttributeHe"/>
        <w:spacing w:before="0" w:after="0" w:line="240" w:lineRule="auto"/>
        <w:rPr>
          <w:ins w:id="160" w:author="John Patrick Mullin" w:date="2020-07-06T10:19:00Z"/>
          <w:rFonts w:ascii="Times New Roman" w:hAnsi="Times New Roman"/>
          <w:rPrChange w:id="161" w:author="John Patrick Mullin" w:date="2020-07-06T10:45:00Z">
            <w:rPr>
              <w:ins w:id="162" w:author="John Patrick Mullin" w:date="2020-07-06T10:19:00Z"/>
              <w:rFonts w:cs="Arial"/>
            </w:rPr>
          </w:rPrChange>
        </w:rPr>
      </w:pPr>
      <w:ins w:id="163" w:author="John Patrick Mullin" w:date="2020-07-06T10:19:00Z">
        <w:r w:rsidRPr="00023D2C">
          <w:rPr>
            <w:rFonts w:ascii="Times New Roman" w:hAnsi="Times New Roman"/>
            <w:rPrChange w:id="164" w:author="John Patrick Mullin" w:date="2020-07-06T10:45:00Z">
              <w:rPr>
                <w:rFonts w:cs="Arial"/>
              </w:rPr>
            </w:rPrChange>
          </w:rPr>
          <w:t>Duties and responsibilities</w:t>
        </w:r>
      </w:ins>
    </w:p>
    <w:p w14:paraId="3133C74F" w14:textId="77777777" w:rsidR="00246680" w:rsidRPr="00023D2C" w:rsidRDefault="00246680" w:rsidP="00246680">
      <w:pPr>
        <w:rPr>
          <w:ins w:id="165" w:author="John Patrick Mullin" w:date="2020-07-06T10:19:00Z"/>
          <w:rFonts w:ascii="Times New Roman" w:hAnsi="Times New Roman" w:cs="Times New Roman"/>
          <w:sz w:val="20"/>
          <w:rPrChange w:id="166" w:author="John Patrick Mullin" w:date="2020-07-06T10:45:00Z">
            <w:rPr>
              <w:ins w:id="167" w:author="John Patrick Mullin" w:date="2020-07-06T10:19:00Z"/>
              <w:rFonts w:cs="Arial"/>
              <w:sz w:val="20"/>
            </w:rPr>
          </w:rPrChange>
        </w:rPr>
      </w:pPr>
    </w:p>
    <w:p w14:paraId="2A71E4D6" w14:textId="77777777" w:rsidR="00246680" w:rsidRPr="00023D2C" w:rsidRDefault="00246680" w:rsidP="00246680">
      <w:pPr>
        <w:pStyle w:val="StyleHeading2Before12ptAfter6ptLinespacingAtl"/>
        <w:spacing w:before="0" w:after="0" w:line="240" w:lineRule="auto"/>
        <w:rPr>
          <w:ins w:id="168" w:author="John Patrick Mullin" w:date="2020-07-06T10:19:00Z"/>
          <w:rFonts w:ascii="Times New Roman" w:hAnsi="Times New Roman"/>
          <w:rPrChange w:id="169" w:author="John Patrick Mullin" w:date="2020-07-06T10:45:00Z">
            <w:rPr>
              <w:ins w:id="170" w:author="John Patrick Mullin" w:date="2020-07-06T10:19:00Z"/>
              <w:rFonts w:cs="Arial"/>
            </w:rPr>
          </w:rPrChange>
        </w:rPr>
      </w:pPr>
      <w:ins w:id="171" w:author="John Patrick Mullin" w:date="2020-07-06T10:19:00Z">
        <w:r w:rsidRPr="00023D2C">
          <w:rPr>
            <w:rFonts w:ascii="Times New Roman" w:hAnsi="Times New Roman"/>
            <w:rPrChange w:id="172" w:author="John Patrick Mullin" w:date="2020-07-06T10:45:00Z">
              <w:rPr>
                <w:rFonts w:cs="Arial"/>
              </w:rPr>
            </w:rPrChange>
          </w:rPr>
          <w:t>Your duties as an advisor to the Company will include:</w:t>
        </w:r>
      </w:ins>
    </w:p>
    <w:p w14:paraId="6E64B5FD" w14:textId="77777777" w:rsidR="00246680" w:rsidRPr="00023D2C" w:rsidRDefault="00246680" w:rsidP="00246680">
      <w:pPr>
        <w:rPr>
          <w:ins w:id="173" w:author="John Patrick Mullin" w:date="2020-07-06T10:19:00Z"/>
          <w:rFonts w:ascii="Times New Roman" w:hAnsi="Times New Roman" w:cs="Times New Roman"/>
          <w:sz w:val="20"/>
          <w:rPrChange w:id="174" w:author="John Patrick Mullin" w:date="2020-07-06T10:45:00Z">
            <w:rPr>
              <w:ins w:id="175" w:author="John Patrick Mullin" w:date="2020-07-06T10:19:00Z"/>
              <w:rFonts w:cs="Arial"/>
              <w:sz w:val="20"/>
            </w:rPr>
          </w:rPrChange>
        </w:rPr>
      </w:pPr>
    </w:p>
    <w:p w14:paraId="28A6995B" w14:textId="03BC1FD6" w:rsidR="00246680" w:rsidRPr="00023D2C" w:rsidRDefault="00023D2C" w:rsidP="00246680">
      <w:pPr>
        <w:pStyle w:val="StyleHeading3Before12ptAfter6ptLinespacingAtl"/>
        <w:spacing w:before="0" w:after="0" w:line="240" w:lineRule="auto"/>
        <w:rPr>
          <w:ins w:id="176" w:author="John Patrick Mullin" w:date="2020-07-06T10:19:00Z"/>
          <w:rFonts w:ascii="Times New Roman" w:hAnsi="Times New Roman"/>
          <w:rPrChange w:id="177" w:author="John Patrick Mullin" w:date="2020-07-06T10:45:00Z">
            <w:rPr>
              <w:ins w:id="178" w:author="John Patrick Mullin" w:date="2020-07-06T10:19:00Z"/>
              <w:rFonts w:cs="Arial"/>
            </w:rPr>
          </w:rPrChange>
        </w:rPr>
      </w:pPr>
      <w:ins w:id="179" w:author="John Patrick Mullin" w:date="2020-07-06T10:37:00Z">
        <w:r w:rsidRPr="00023D2C">
          <w:rPr>
            <w:rFonts w:ascii="Times New Roman" w:hAnsi="Times New Roman"/>
            <w:b/>
            <w:rPrChange w:id="180" w:author="John Patrick Mullin" w:date="2020-07-06T10:45:00Z">
              <w:rPr>
                <w:rFonts w:cs="Arial"/>
                <w:b/>
              </w:rPr>
            </w:rPrChange>
          </w:rPr>
          <w:t xml:space="preserve">Strategic advisory related to </w:t>
        </w:r>
        <w:del w:id="181" w:author="Nicholas Krapels" w:date="2020-08-15T13:30:00Z">
          <w:r w:rsidRPr="00023D2C" w:rsidDel="00805E36">
            <w:rPr>
              <w:rFonts w:ascii="Times New Roman" w:hAnsi="Times New Roman"/>
              <w:b/>
              <w:rPrChange w:id="182" w:author="John Patrick Mullin" w:date="2020-07-06T10:45:00Z">
                <w:rPr>
                  <w:rFonts w:cs="Arial"/>
                  <w:b/>
                </w:rPr>
              </w:rPrChange>
            </w:rPr>
            <w:delText xml:space="preserve">tokenomics, </w:delText>
          </w:r>
        </w:del>
        <w:r w:rsidRPr="00023D2C">
          <w:rPr>
            <w:rFonts w:ascii="Times New Roman" w:hAnsi="Times New Roman"/>
            <w:b/>
            <w:rPrChange w:id="183" w:author="John Patrick Mullin" w:date="2020-07-06T10:45:00Z">
              <w:rPr>
                <w:rFonts w:cs="Arial"/>
                <w:b/>
              </w:rPr>
            </w:rPrChange>
          </w:rPr>
          <w:t>exchange listing strategy</w:t>
        </w:r>
      </w:ins>
      <w:ins w:id="184" w:author="Nicholas Krapels" w:date="2020-08-15T13:30:00Z">
        <w:r w:rsidR="00805E36">
          <w:rPr>
            <w:rFonts w:ascii="Times New Roman" w:hAnsi="Times New Roman"/>
            <w:b/>
          </w:rPr>
          <w:t xml:space="preserve">, </w:t>
        </w:r>
      </w:ins>
      <w:ins w:id="185" w:author="Nicholas Krapels" w:date="2020-08-15T13:31:00Z">
        <w:r w:rsidR="00805E36">
          <w:rPr>
            <w:rFonts w:ascii="Times New Roman" w:hAnsi="Times New Roman"/>
            <w:b/>
          </w:rPr>
          <w:t>general trading strategies, and investment opportunities</w:t>
        </w:r>
      </w:ins>
      <w:ins w:id="186" w:author="Nicholas Krapels" w:date="2020-08-15T13:32:00Z">
        <w:r w:rsidR="00805E36">
          <w:rPr>
            <w:rFonts w:ascii="Times New Roman" w:hAnsi="Times New Roman"/>
            <w:b/>
          </w:rPr>
          <w:t xml:space="preserve"> both for the Company to make and for other parties to make in the Company</w:t>
        </w:r>
      </w:ins>
      <w:ins w:id="187" w:author="John Patrick Mullin" w:date="2020-07-06T10:19:00Z">
        <w:r w:rsidR="00246680" w:rsidRPr="00023D2C">
          <w:rPr>
            <w:rFonts w:ascii="Times New Roman" w:hAnsi="Times New Roman"/>
            <w:rPrChange w:id="188" w:author="John Patrick Mullin" w:date="2020-07-06T10:45:00Z">
              <w:rPr>
                <w:rFonts w:cs="Arial"/>
              </w:rPr>
            </w:rPrChange>
          </w:rPr>
          <w:t>;</w:t>
        </w:r>
      </w:ins>
    </w:p>
    <w:p w14:paraId="1A560802" w14:textId="77777777" w:rsidR="00246680" w:rsidRPr="00023D2C" w:rsidRDefault="00246680" w:rsidP="00246680">
      <w:pPr>
        <w:rPr>
          <w:ins w:id="189" w:author="John Patrick Mullin" w:date="2020-07-06T10:19:00Z"/>
          <w:rFonts w:ascii="Times New Roman" w:hAnsi="Times New Roman" w:cs="Times New Roman"/>
          <w:sz w:val="20"/>
          <w:rPrChange w:id="190" w:author="John Patrick Mullin" w:date="2020-07-06T10:45:00Z">
            <w:rPr>
              <w:ins w:id="191" w:author="John Patrick Mullin" w:date="2020-07-06T10:19:00Z"/>
              <w:rFonts w:cs="Arial"/>
              <w:sz w:val="20"/>
            </w:rPr>
          </w:rPrChange>
        </w:rPr>
      </w:pPr>
    </w:p>
    <w:p w14:paraId="717E074B" w14:textId="68E5CF6D" w:rsidR="00246680" w:rsidRPr="00023D2C" w:rsidRDefault="00023D2C" w:rsidP="00246680">
      <w:pPr>
        <w:pStyle w:val="StyleHeading3Before12ptAfter6ptLinespacingAtl"/>
        <w:spacing w:before="0" w:after="0" w:line="240" w:lineRule="auto"/>
        <w:rPr>
          <w:ins w:id="192" w:author="John Patrick Mullin" w:date="2020-07-06T10:19:00Z"/>
          <w:rFonts w:ascii="Times New Roman" w:hAnsi="Times New Roman"/>
          <w:rPrChange w:id="193" w:author="John Patrick Mullin" w:date="2020-07-06T10:45:00Z">
            <w:rPr>
              <w:ins w:id="194" w:author="John Patrick Mullin" w:date="2020-07-06T10:19:00Z"/>
              <w:rFonts w:cs="Arial"/>
            </w:rPr>
          </w:rPrChange>
        </w:rPr>
      </w:pPr>
      <w:ins w:id="195" w:author="John Patrick Mullin" w:date="2020-07-06T10:38:00Z">
        <w:r w:rsidRPr="00023D2C">
          <w:rPr>
            <w:rFonts w:ascii="Times New Roman" w:hAnsi="Times New Roman"/>
            <w:b/>
            <w:rPrChange w:id="196" w:author="John Patrick Mullin" w:date="2020-07-06T10:45:00Z">
              <w:rPr>
                <w:rFonts w:cs="Arial"/>
                <w:b/>
              </w:rPr>
            </w:rPrChange>
          </w:rPr>
          <w:t>Online/offline promotion and marketing</w:t>
        </w:r>
      </w:ins>
      <w:ins w:id="197" w:author="John Patrick Mullin" w:date="2020-07-06T10:19:00Z">
        <w:r w:rsidR="00246680" w:rsidRPr="00023D2C">
          <w:rPr>
            <w:rFonts w:ascii="Times New Roman" w:hAnsi="Times New Roman"/>
            <w:rPrChange w:id="198" w:author="John Patrick Mullin" w:date="2020-07-06T10:45:00Z">
              <w:rPr>
                <w:rFonts w:cs="Arial"/>
              </w:rPr>
            </w:rPrChange>
          </w:rPr>
          <w:t>; and</w:t>
        </w:r>
      </w:ins>
    </w:p>
    <w:p w14:paraId="0AEACEE5" w14:textId="77777777" w:rsidR="00246680" w:rsidRPr="00023D2C" w:rsidRDefault="00246680" w:rsidP="00246680">
      <w:pPr>
        <w:rPr>
          <w:ins w:id="199" w:author="John Patrick Mullin" w:date="2020-07-06T10:19:00Z"/>
          <w:rFonts w:ascii="Times New Roman" w:hAnsi="Times New Roman" w:cs="Times New Roman"/>
          <w:sz w:val="20"/>
          <w:rPrChange w:id="200" w:author="John Patrick Mullin" w:date="2020-07-06T10:45:00Z">
            <w:rPr>
              <w:ins w:id="201" w:author="John Patrick Mullin" w:date="2020-07-06T10:19:00Z"/>
              <w:rFonts w:cs="Arial"/>
              <w:sz w:val="20"/>
            </w:rPr>
          </w:rPrChange>
        </w:rPr>
      </w:pPr>
    </w:p>
    <w:p w14:paraId="6D0FEA66" w14:textId="77777777" w:rsidR="00246680" w:rsidRPr="00023D2C" w:rsidRDefault="00246680" w:rsidP="00246680">
      <w:pPr>
        <w:pStyle w:val="StyleHeading3Before12ptAfter6ptLinespacingAtl"/>
        <w:spacing w:before="0" w:after="0" w:line="240" w:lineRule="auto"/>
        <w:rPr>
          <w:ins w:id="202" w:author="John Patrick Mullin" w:date="2020-07-06T10:19:00Z"/>
          <w:rFonts w:ascii="Times New Roman" w:hAnsi="Times New Roman"/>
          <w:rPrChange w:id="203" w:author="John Patrick Mullin" w:date="2020-07-06T10:45:00Z">
            <w:rPr>
              <w:ins w:id="204" w:author="John Patrick Mullin" w:date="2020-07-06T10:19:00Z"/>
              <w:rFonts w:cs="Arial"/>
            </w:rPr>
          </w:rPrChange>
        </w:rPr>
      </w:pPr>
      <w:ins w:id="205" w:author="John Patrick Mullin" w:date="2020-07-06T10:19:00Z">
        <w:r w:rsidRPr="00023D2C">
          <w:rPr>
            <w:rFonts w:ascii="Times New Roman" w:hAnsi="Times New Roman"/>
            <w:rPrChange w:id="206" w:author="John Patrick Mullin" w:date="2020-07-06T10:45:00Z">
              <w:rPr>
                <w:rFonts w:cs="Arial"/>
              </w:rPr>
            </w:rPrChange>
          </w:rPr>
          <w:t>any other duties you and the Company agree,</w:t>
        </w:r>
      </w:ins>
    </w:p>
    <w:p w14:paraId="16A048A3" w14:textId="77777777" w:rsidR="00246680" w:rsidRPr="00023D2C" w:rsidRDefault="00246680" w:rsidP="00246680">
      <w:pPr>
        <w:rPr>
          <w:ins w:id="207" w:author="John Patrick Mullin" w:date="2020-07-06T10:19:00Z"/>
          <w:rFonts w:ascii="Times New Roman" w:hAnsi="Times New Roman" w:cs="Times New Roman"/>
          <w:sz w:val="20"/>
          <w:rPrChange w:id="208" w:author="John Patrick Mullin" w:date="2020-07-06T10:45:00Z">
            <w:rPr>
              <w:ins w:id="209" w:author="John Patrick Mullin" w:date="2020-07-06T10:19:00Z"/>
              <w:rFonts w:cs="Arial"/>
              <w:sz w:val="20"/>
            </w:rPr>
          </w:rPrChange>
        </w:rPr>
      </w:pPr>
    </w:p>
    <w:p w14:paraId="1E0F592D" w14:textId="77777777" w:rsidR="00246680" w:rsidRPr="00023D2C" w:rsidRDefault="00246680" w:rsidP="00246680">
      <w:pPr>
        <w:ind w:left="720"/>
        <w:rPr>
          <w:ins w:id="210" w:author="John Patrick Mullin" w:date="2020-07-06T10:19:00Z"/>
          <w:rFonts w:ascii="Times New Roman" w:hAnsi="Times New Roman" w:cs="Times New Roman"/>
          <w:sz w:val="20"/>
          <w:rPrChange w:id="211" w:author="John Patrick Mullin" w:date="2020-07-06T10:45:00Z">
            <w:rPr>
              <w:ins w:id="212" w:author="John Patrick Mullin" w:date="2020-07-06T10:19:00Z"/>
              <w:rFonts w:cs="Arial"/>
              <w:sz w:val="20"/>
            </w:rPr>
          </w:rPrChange>
        </w:rPr>
      </w:pPr>
      <w:ins w:id="213" w:author="John Patrick Mullin" w:date="2020-07-06T10:19:00Z">
        <w:r w:rsidRPr="00023D2C">
          <w:rPr>
            <w:rFonts w:ascii="Times New Roman" w:hAnsi="Times New Roman" w:cs="Times New Roman"/>
            <w:sz w:val="20"/>
            <w:rPrChange w:id="214" w:author="John Patrick Mullin" w:date="2020-07-06T10:45:00Z">
              <w:rPr>
                <w:rFonts w:cs="Arial"/>
                <w:sz w:val="20"/>
              </w:rPr>
            </w:rPrChange>
          </w:rPr>
          <w:t>together the “</w:t>
        </w:r>
        <w:r w:rsidRPr="00023D2C">
          <w:rPr>
            <w:rFonts w:ascii="Times New Roman" w:hAnsi="Times New Roman" w:cs="Times New Roman"/>
            <w:b/>
            <w:sz w:val="20"/>
            <w:rPrChange w:id="215" w:author="John Patrick Mullin" w:date="2020-07-06T10:45:00Z">
              <w:rPr>
                <w:rFonts w:cs="Arial"/>
                <w:b/>
                <w:sz w:val="20"/>
              </w:rPr>
            </w:rPrChange>
          </w:rPr>
          <w:t>Services</w:t>
        </w:r>
        <w:r w:rsidRPr="00023D2C">
          <w:rPr>
            <w:rFonts w:ascii="Times New Roman" w:hAnsi="Times New Roman" w:cs="Times New Roman"/>
            <w:sz w:val="20"/>
            <w:rPrChange w:id="216" w:author="John Patrick Mullin" w:date="2020-07-06T10:45:00Z">
              <w:rPr>
                <w:rFonts w:cs="Arial"/>
                <w:sz w:val="20"/>
              </w:rPr>
            </w:rPrChange>
          </w:rPr>
          <w:t>”.</w:t>
        </w:r>
      </w:ins>
    </w:p>
    <w:p w14:paraId="4DDCE385" w14:textId="77777777" w:rsidR="00246680" w:rsidRPr="00023D2C" w:rsidRDefault="00246680" w:rsidP="00246680">
      <w:pPr>
        <w:rPr>
          <w:ins w:id="217" w:author="John Patrick Mullin" w:date="2020-07-06T10:19:00Z"/>
          <w:rFonts w:ascii="Times New Roman" w:hAnsi="Times New Roman" w:cs="Times New Roman"/>
          <w:sz w:val="20"/>
          <w:rPrChange w:id="218" w:author="John Patrick Mullin" w:date="2020-07-06T10:45:00Z">
            <w:rPr>
              <w:ins w:id="219" w:author="John Patrick Mullin" w:date="2020-07-06T10:19:00Z"/>
              <w:rFonts w:cs="Arial"/>
              <w:sz w:val="20"/>
            </w:rPr>
          </w:rPrChange>
        </w:rPr>
      </w:pPr>
    </w:p>
    <w:p w14:paraId="2E114CCB" w14:textId="14E9941F" w:rsidR="00246680" w:rsidRPr="00023D2C" w:rsidRDefault="00246680" w:rsidP="00246680">
      <w:pPr>
        <w:pStyle w:val="StyleHeading2Before12ptAfter6ptLinespacingAtl"/>
        <w:spacing w:before="0" w:after="0" w:line="240" w:lineRule="auto"/>
        <w:rPr>
          <w:ins w:id="220" w:author="John Patrick Mullin" w:date="2020-07-06T10:19:00Z"/>
          <w:rFonts w:ascii="Times New Roman" w:hAnsi="Times New Roman"/>
          <w:lang w:val="en-US"/>
          <w:rPrChange w:id="221" w:author="John Patrick Mullin" w:date="2020-07-06T10:45:00Z">
            <w:rPr>
              <w:ins w:id="222" w:author="John Patrick Mullin" w:date="2020-07-06T10:19:00Z"/>
              <w:rFonts w:cs="Arial"/>
              <w:lang w:val="en-US"/>
            </w:rPr>
          </w:rPrChange>
        </w:rPr>
      </w:pPr>
      <w:ins w:id="223" w:author="John Patrick Mullin" w:date="2020-07-06T10:19:00Z">
        <w:r w:rsidRPr="00023D2C">
          <w:rPr>
            <w:rFonts w:ascii="Times New Roman" w:hAnsi="Times New Roman"/>
            <w:lang w:val="en-US"/>
            <w:rPrChange w:id="224" w:author="John Patrick Mullin" w:date="2020-07-06T10:45:00Z">
              <w:rPr>
                <w:rFonts w:cs="Arial"/>
                <w:lang w:val="en-US"/>
              </w:rPr>
            </w:rPrChange>
          </w:rPr>
          <w:t xml:space="preserve">You must notify </w:t>
        </w:r>
      </w:ins>
      <w:ins w:id="225" w:author="John Patrick Mullin" w:date="2020-07-06T10:38:00Z">
        <w:del w:id="226" w:author="Nicholas Krapels" w:date="2020-08-15T13:32:00Z">
          <w:r w:rsidR="00023D2C" w:rsidRPr="00023D2C" w:rsidDel="00805E36">
            <w:rPr>
              <w:rFonts w:ascii="Times New Roman" w:hAnsi="Times New Roman"/>
              <w:b/>
              <w:lang w:val="en-US"/>
              <w:rPrChange w:id="227" w:author="John Patrick Mullin" w:date="2020-07-06T10:45:00Z">
                <w:rPr>
                  <w:rFonts w:cs="Arial"/>
                  <w:b/>
                  <w:lang w:val="en-US"/>
                </w:rPr>
              </w:rPrChange>
            </w:rPr>
            <w:delText>John Patrick Mullin</w:delText>
          </w:r>
        </w:del>
      </w:ins>
      <w:ins w:id="228" w:author="Nicholas Krapels" w:date="2020-08-15T13:32:00Z">
        <w:r w:rsidR="00805E36">
          <w:rPr>
            <w:rFonts w:ascii="Times New Roman" w:hAnsi="Times New Roman"/>
            <w:b/>
            <w:lang w:val="en-US"/>
          </w:rPr>
          <w:t>Yang Tao</w:t>
        </w:r>
      </w:ins>
      <w:ins w:id="229" w:author="John Patrick Mullin" w:date="2020-07-06T10:19:00Z">
        <w:r w:rsidRPr="00023D2C">
          <w:rPr>
            <w:rFonts w:ascii="Times New Roman" w:hAnsi="Times New Roman"/>
            <w:lang w:val="en-US"/>
            <w:rPrChange w:id="230" w:author="John Patrick Mullin" w:date="2020-07-06T10:45:00Z">
              <w:rPr>
                <w:rFonts w:cs="Arial"/>
                <w:lang w:val="en-US"/>
              </w:rPr>
            </w:rPrChange>
          </w:rPr>
          <w:t xml:space="preserve"> as soon as reasonably practicable</w:t>
        </w:r>
        <w:r w:rsidRPr="00023D2C">
          <w:rPr>
            <w:rFonts w:ascii="Times New Roman" w:hAnsi="Times New Roman"/>
            <w:rPrChange w:id="231" w:author="John Patrick Mullin" w:date="2020-07-06T10:45:00Z">
              <w:rPr>
                <w:rFonts w:cs="Arial"/>
              </w:rPr>
            </w:rPrChange>
          </w:rPr>
          <w:t xml:space="preserve"> if you are </w:t>
        </w:r>
        <w:r w:rsidRPr="00023D2C">
          <w:rPr>
            <w:rFonts w:ascii="Times New Roman" w:hAnsi="Times New Roman"/>
            <w:lang w:val="en-US"/>
            <w:rPrChange w:id="232" w:author="John Patrick Mullin" w:date="2020-07-06T10:45:00Z">
              <w:rPr>
                <w:rFonts w:cs="Arial"/>
                <w:lang w:val="en-US"/>
              </w:rPr>
            </w:rPrChange>
          </w:rPr>
          <w:t>unable to provide the Services due to illness or injury.</w:t>
        </w:r>
      </w:ins>
    </w:p>
    <w:p w14:paraId="68BBDBAA" w14:textId="77777777" w:rsidR="00246680" w:rsidRPr="00023D2C" w:rsidRDefault="00246680" w:rsidP="00246680">
      <w:pPr>
        <w:rPr>
          <w:ins w:id="233" w:author="John Patrick Mullin" w:date="2020-07-06T10:19:00Z"/>
          <w:rFonts w:ascii="Times New Roman" w:hAnsi="Times New Roman" w:cs="Times New Roman"/>
          <w:sz w:val="20"/>
          <w:lang w:val="en-US"/>
          <w:rPrChange w:id="234" w:author="John Patrick Mullin" w:date="2020-07-06T10:45:00Z">
            <w:rPr>
              <w:ins w:id="235" w:author="John Patrick Mullin" w:date="2020-07-06T10:19:00Z"/>
              <w:rFonts w:cs="Arial"/>
              <w:sz w:val="20"/>
              <w:lang w:val="en-US"/>
            </w:rPr>
          </w:rPrChange>
        </w:rPr>
      </w:pPr>
    </w:p>
    <w:p w14:paraId="09E6F362" w14:textId="77777777" w:rsidR="00246680" w:rsidRPr="00023D2C" w:rsidRDefault="00246680" w:rsidP="00246680">
      <w:pPr>
        <w:pStyle w:val="StyleHeading2Before12ptAfter6ptLinespacingAtl"/>
        <w:spacing w:before="0" w:after="0" w:line="240" w:lineRule="auto"/>
        <w:rPr>
          <w:ins w:id="236" w:author="John Patrick Mullin" w:date="2020-07-06T10:19:00Z"/>
          <w:rFonts w:ascii="Times New Roman" w:hAnsi="Times New Roman"/>
          <w:lang w:val="en-US"/>
          <w:rPrChange w:id="237" w:author="John Patrick Mullin" w:date="2020-07-06T10:45:00Z">
            <w:rPr>
              <w:ins w:id="238" w:author="John Patrick Mullin" w:date="2020-07-06T10:19:00Z"/>
              <w:rFonts w:cs="Arial"/>
              <w:lang w:val="en-US"/>
            </w:rPr>
          </w:rPrChange>
        </w:rPr>
      </w:pPr>
      <w:ins w:id="239" w:author="John Patrick Mullin" w:date="2020-07-06T10:19:00Z">
        <w:r w:rsidRPr="00023D2C">
          <w:rPr>
            <w:rFonts w:ascii="Times New Roman" w:hAnsi="Times New Roman"/>
            <w:lang w:val="en-US"/>
            <w:rPrChange w:id="240" w:author="John Patrick Mullin" w:date="2020-07-06T10:45:00Z">
              <w:rPr>
                <w:rFonts w:cs="Arial"/>
                <w:lang w:val="en-US"/>
              </w:rPr>
            </w:rPrChange>
          </w:rPr>
          <w:t xml:space="preserve">You must comply with all Company policies in place from time-to-time. </w:t>
        </w:r>
      </w:ins>
    </w:p>
    <w:p w14:paraId="7C13BC48" w14:textId="77777777" w:rsidR="00246680" w:rsidRPr="00023D2C" w:rsidRDefault="00246680" w:rsidP="00246680">
      <w:pPr>
        <w:rPr>
          <w:ins w:id="241" w:author="John Patrick Mullin" w:date="2020-07-06T10:19:00Z"/>
          <w:rFonts w:ascii="Times New Roman" w:hAnsi="Times New Roman" w:cs="Times New Roman"/>
          <w:sz w:val="20"/>
          <w:lang w:val="en-US"/>
          <w:rPrChange w:id="242" w:author="John Patrick Mullin" w:date="2020-07-06T10:45:00Z">
            <w:rPr>
              <w:ins w:id="243" w:author="John Patrick Mullin" w:date="2020-07-06T10:19:00Z"/>
              <w:rFonts w:cs="Arial"/>
              <w:sz w:val="20"/>
              <w:lang w:val="en-US"/>
            </w:rPr>
          </w:rPrChange>
        </w:rPr>
      </w:pPr>
    </w:p>
    <w:p w14:paraId="1C2B1384" w14:textId="22F3A0A5" w:rsidR="00246680" w:rsidRPr="00023D2C" w:rsidRDefault="00246680" w:rsidP="00246680">
      <w:pPr>
        <w:pStyle w:val="StyleHeading2Before12ptAfter6ptLinespacingAtl"/>
        <w:spacing w:before="0" w:after="0" w:line="240" w:lineRule="auto"/>
        <w:rPr>
          <w:ins w:id="244" w:author="John Patrick Mullin" w:date="2020-07-06T10:19:00Z"/>
          <w:rFonts w:ascii="Times New Roman" w:hAnsi="Times New Roman"/>
          <w:lang w:val="en-US"/>
          <w:rPrChange w:id="245" w:author="John Patrick Mullin" w:date="2020-07-06T10:45:00Z">
            <w:rPr>
              <w:ins w:id="246" w:author="John Patrick Mullin" w:date="2020-07-06T10:19:00Z"/>
              <w:rFonts w:cs="Arial"/>
              <w:lang w:val="en-US"/>
            </w:rPr>
          </w:rPrChange>
        </w:rPr>
      </w:pPr>
      <w:ins w:id="247" w:author="John Patrick Mullin" w:date="2020-07-06T10:19:00Z">
        <w:r w:rsidRPr="00023D2C">
          <w:rPr>
            <w:rFonts w:ascii="Times New Roman" w:hAnsi="Times New Roman"/>
            <w:lang w:val="en-US"/>
            <w:rPrChange w:id="248" w:author="John Patrick Mullin" w:date="2020-07-06T10:45:00Z">
              <w:rPr>
                <w:rFonts w:cs="Arial"/>
                <w:lang w:val="en-US"/>
              </w:rPr>
            </w:rPrChange>
          </w:rPr>
          <w:t xml:space="preserve">You will </w:t>
        </w:r>
        <w:r w:rsidRPr="00023D2C">
          <w:rPr>
            <w:rFonts w:ascii="Times New Roman" w:hAnsi="Times New Roman"/>
            <w:rPrChange w:id="249" w:author="John Patrick Mullin" w:date="2020-07-06T10:45:00Z">
              <w:rPr>
                <w:rFonts w:cs="Arial"/>
              </w:rPr>
            </w:rPrChange>
          </w:rPr>
          <w:t xml:space="preserve">provide the Services with all due care, skill and ability and </w:t>
        </w:r>
        <w:r w:rsidRPr="00023D2C">
          <w:rPr>
            <w:rFonts w:ascii="Times New Roman" w:hAnsi="Times New Roman"/>
            <w:lang w:val="en-US"/>
            <w:rPrChange w:id="250" w:author="John Patrick Mullin" w:date="2020-07-06T10:45:00Z">
              <w:rPr>
                <w:rFonts w:cs="Arial"/>
                <w:lang w:val="en-US"/>
              </w:rPr>
            </w:rPrChange>
          </w:rPr>
          <w:t xml:space="preserve">use your best </w:t>
        </w:r>
        <w:proofErr w:type="spellStart"/>
        <w:r w:rsidRPr="00023D2C">
          <w:rPr>
            <w:rFonts w:ascii="Times New Roman" w:hAnsi="Times New Roman"/>
            <w:lang w:val="en-US"/>
            <w:rPrChange w:id="251" w:author="John Patrick Mullin" w:date="2020-07-06T10:45:00Z">
              <w:rPr>
                <w:rFonts w:cs="Arial"/>
                <w:lang w:val="en-US"/>
              </w:rPr>
            </w:rPrChange>
          </w:rPr>
          <w:t>endeavours</w:t>
        </w:r>
        <w:proofErr w:type="spellEnd"/>
        <w:r w:rsidRPr="00023D2C">
          <w:rPr>
            <w:rFonts w:ascii="Times New Roman" w:hAnsi="Times New Roman"/>
            <w:lang w:val="en-US"/>
            <w:rPrChange w:id="252" w:author="John Patrick Mullin" w:date="2020-07-06T10:45:00Z">
              <w:rPr>
                <w:rFonts w:cs="Arial"/>
                <w:lang w:val="en-US"/>
              </w:rPr>
            </w:rPrChange>
          </w:rPr>
          <w:t xml:space="preserve"> to promote the interests of the Company and, unless prevented by ill health or accident, devote </w:t>
        </w:r>
        <w:r w:rsidRPr="00023D2C">
          <w:rPr>
            <w:rFonts w:ascii="Times New Roman" w:hAnsi="Times New Roman"/>
            <w:lang w:val="en-US"/>
            <w:rPrChange w:id="253" w:author="John Patrick Mullin" w:date="2020-07-06T10:45:00Z">
              <w:rPr>
                <w:rFonts w:cs="Arial"/>
                <w:highlight w:val="yellow"/>
                <w:lang w:val="en-US"/>
              </w:rPr>
            </w:rPrChange>
          </w:rPr>
          <w:t>such time as is reasonably necessary</w:t>
        </w:r>
      </w:ins>
      <w:ins w:id="254" w:author="John Patrick Mullin" w:date="2020-07-06T10:44:00Z">
        <w:r w:rsidR="00023D2C" w:rsidRPr="00023D2C">
          <w:rPr>
            <w:rFonts w:ascii="Times New Roman" w:hAnsi="Times New Roman"/>
            <w:b/>
            <w:lang w:val="en-US"/>
            <w:rPrChange w:id="255" w:author="John Patrick Mullin" w:date="2020-07-06T10:45:00Z">
              <w:rPr>
                <w:rFonts w:cs="Arial"/>
                <w:b/>
                <w:lang w:val="en-US"/>
              </w:rPr>
            </w:rPrChange>
          </w:rPr>
          <w:t xml:space="preserve"> </w:t>
        </w:r>
      </w:ins>
      <w:ins w:id="256" w:author="John Patrick Mullin" w:date="2020-07-06T10:19:00Z">
        <w:r w:rsidRPr="00023D2C">
          <w:rPr>
            <w:rFonts w:ascii="Times New Roman" w:hAnsi="Times New Roman"/>
            <w:lang w:val="en-US"/>
            <w:rPrChange w:id="257" w:author="John Patrick Mullin" w:date="2020-07-06T10:45:00Z">
              <w:rPr>
                <w:rFonts w:cs="Arial"/>
                <w:lang w:val="en-US"/>
              </w:rPr>
            </w:rPrChange>
          </w:rPr>
          <w:t>to carrying out the Services.</w:t>
        </w:r>
      </w:ins>
    </w:p>
    <w:p w14:paraId="3B985E15" w14:textId="77777777" w:rsidR="00246680" w:rsidRPr="00023D2C" w:rsidRDefault="00246680" w:rsidP="00246680">
      <w:pPr>
        <w:rPr>
          <w:ins w:id="258" w:author="John Patrick Mullin" w:date="2020-07-06T10:19:00Z"/>
          <w:rFonts w:ascii="Times New Roman" w:hAnsi="Times New Roman" w:cs="Times New Roman"/>
          <w:sz w:val="20"/>
          <w:lang w:val="en-US"/>
          <w:rPrChange w:id="259" w:author="John Patrick Mullin" w:date="2020-07-06T10:45:00Z">
            <w:rPr>
              <w:ins w:id="260" w:author="John Patrick Mullin" w:date="2020-07-06T10:19:00Z"/>
              <w:rFonts w:cs="Arial"/>
              <w:sz w:val="20"/>
              <w:lang w:val="en-US"/>
            </w:rPr>
          </w:rPrChange>
        </w:rPr>
      </w:pPr>
    </w:p>
    <w:p w14:paraId="5F5E2F22" w14:textId="77777777" w:rsidR="00246680" w:rsidRPr="00023D2C" w:rsidRDefault="00246680" w:rsidP="00246680">
      <w:pPr>
        <w:pStyle w:val="StyleHeading2Before12ptAfter6ptLinespacingAtl"/>
        <w:spacing w:before="0" w:after="0" w:line="240" w:lineRule="auto"/>
        <w:rPr>
          <w:ins w:id="261" w:author="John Patrick Mullin" w:date="2020-07-06T10:19:00Z"/>
          <w:rFonts w:ascii="Times New Roman" w:hAnsi="Times New Roman"/>
          <w:lang w:val="en-US"/>
          <w:rPrChange w:id="262" w:author="John Patrick Mullin" w:date="2020-07-06T10:45:00Z">
            <w:rPr>
              <w:ins w:id="263" w:author="John Patrick Mullin" w:date="2020-07-06T10:19:00Z"/>
              <w:rFonts w:cs="Arial"/>
              <w:lang w:val="en-US"/>
            </w:rPr>
          </w:rPrChange>
        </w:rPr>
      </w:pPr>
      <w:ins w:id="264" w:author="John Patrick Mullin" w:date="2020-07-06T10:19:00Z">
        <w:r w:rsidRPr="00023D2C">
          <w:rPr>
            <w:rFonts w:ascii="Times New Roman" w:hAnsi="Times New Roman"/>
            <w:lang w:val="en-US"/>
            <w:rPrChange w:id="265" w:author="John Patrick Mullin" w:date="2020-07-06T10:45:00Z">
              <w:rPr>
                <w:rFonts w:cs="Arial"/>
                <w:lang w:val="en-US"/>
              </w:rPr>
            </w:rPrChange>
          </w:rPr>
          <w:t>You will ensure that you are available at all times on reasonable notice to provide such assistance or information as the Company may require.</w:t>
        </w:r>
      </w:ins>
    </w:p>
    <w:p w14:paraId="3B430D95" w14:textId="77777777" w:rsidR="00246680" w:rsidRPr="00023D2C" w:rsidRDefault="00246680" w:rsidP="00246680">
      <w:pPr>
        <w:rPr>
          <w:ins w:id="266" w:author="John Patrick Mullin" w:date="2020-07-06T10:19:00Z"/>
          <w:rFonts w:ascii="Times New Roman" w:hAnsi="Times New Roman" w:cs="Times New Roman"/>
          <w:sz w:val="20"/>
          <w:lang w:val="en-US"/>
          <w:rPrChange w:id="267" w:author="John Patrick Mullin" w:date="2020-07-06T10:45:00Z">
            <w:rPr>
              <w:ins w:id="268" w:author="John Patrick Mullin" w:date="2020-07-06T10:19:00Z"/>
              <w:rFonts w:cs="Arial"/>
              <w:sz w:val="20"/>
              <w:lang w:val="en-US"/>
            </w:rPr>
          </w:rPrChange>
        </w:rPr>
      </w:pPr>
    </w:p>
    <w:p w14:paraId="166CEBFE" w14:textId="77777777" w:rsidR="00246680" w:rsidRPr="00023D2C" w:rsidRDefault="00246680" w:rsidP="00246680">
      <w:pPr>
        <w:pStyle w:val="StyleHeading2Before12ptAfter6ptLinespacingAtl"/>
        <w:spacing w:before="0" w:after="0" w:line="240" w:lineRule="auto"/>
        <w:rPr>
          <w:ins w:id="269" w:author="John Patrick Mullin" w:date="2020-07-06T10:19:00Z"/>
          <w:rFonts w:ascii="Times New Roman" w:hAnsi="Times New Roman"/>
          <w:rPrChange w:id="270" w:author="John Patrick Mullin" w:date="2020-07-06T10:45:00Z">
            <w:rPr>
              <w:ins w:id="271" w:author="John Patrick Mullin" w:date="2020-07-06T10:19:00Z"/>
              <w:rFonts w:cs="Arial"/>
            </w:rPr>
          </w:rPrChange>
        </w:rPr>
      </w:pPr>
      <w:ins w:id="272" w:author="John Patrick Mullin" w:date="2020-07-06T10:19:00Z">
        <w:r w:rsidRPr="00023D2C">
          <w:rPr>
            <w:rFonts w:ascii="Times New Roman" w:hAnsi="Times New Roman"/>
            <w:lang w:val="en-US"/>
            <w:rPrChange w:id="273" w:author="John Patrick Mullin" w:date="2020-07-06T10:45:00Z">
              <w:rPr>
                <w:rFonts w:cs="Arial"/>
                <w:lang w:val="en-US"/>
              </w:rPr>
            </w:rPrChange>
          </w:rPr>
          <w:t>You have no authority (and you will not hold yourself out as having authority) to bind the Company, unless we have specifically permitted this in writing in advance.</w:t>
        </w:r>
      </w:ins>
    </w:p>
    <w:p w14:paraId="6BA62119" w14:textId="77777777" w:rsidR="00246680" w:rsidRPr="00023D2C" w:rsidRDefault="00246680" w:rsidP="00246680">
      <w:pPr>
        <w:rPr>
          <w:ins w:id="274" w:author="John Patrick Mullin" w:date="2020-07-06T10:19:00Z"/>
          <w:rFonts w:ascii="Times New Roman" w:hAnsi="Times New Roman" w:cs="Times New Roman"/>
          <w:sz w:val="20"/>
          <w:rPrChange w:id="275" w:author="John Patrick Mullin" w:date="2020-07-06T10:45:00Z">
            <w:rPr>
              <w:ins w:id="276" w:author="John Patrick Mullin" w:date="2020-07-06T10:19:00Z"/>
              <w:rFonts w:cs="Arial"/>
              <w:sz w:val="20"/>
            </w:rPr>
          </w:rPrChange>
        </w:rPr>
      </w:pPr>
    </w:p>
    <w:p w14:paraId="5F50B444" w14:textId="77777777" w:rsidR="00246680" w:rsidRPr="00023D2C" w:rsidRDefault="00246680" w:rsidP="00246680">
      <w:pPr>
        <w:pStyle w:val="StyleHeading1Sectionh1MainHeadingNonumbers69AttributeHe"/>
        <w:spacing w:before="0" w:after="0" w:line="240" w:lineRule="auto"/>
        <w:rPr>
          <w:ins w:id="277" w:author="John Patrick Mullin" w:date="2020-07-06T10:19:00Z"/>
          <w:rFonts w:ascii="Times New Roman" w:hAnsi="Times New Roman"/>
          <w:rPrChange w:id="278" w:author="John Patrick Mullin" w:date="2020-07-06T10:45:00Z">
            <w:rPr>
              <w:ins w:id="279" w:author="John Patrick Mullin" w:date="2020-07-06T10:19:00Z"/>
              <w:rFonts w:cs="Arial"/>
            </w:rPr>
          </w:rPrChange>
        </w:rPr>
      </w:pPr>
      <w:ins w:id="280" w:author="John Patrick Mullin" w:date="2020-07-06T10:19:00Z">
        <w:r w:rsidRPr="00023D2C">
          <w:rPr>
            <w:rFonts w:ascii="Times New Roman" w:hAnsi="Times New Roman"/>
            <w:rPrChange w:id="281" w:author="John Patrick Mullin" w:date="2020-07-06T10:45:00Z">
              <w:rPr>
                <w:rFonts w:cs="Arial"/>
              </w:rPr>
            </w:rPrChange>
          </w:rPr>
          <w:t>Remuneration</w:t>
        </w:r>
      </w:ins>
    </w:p>
    <w:p w14:paraId="36207C08" w14:textId="77777777" w:rsidR="00246680" w:rsidRPr="00023D2C" w:rsidRDefault="00246680" w:rsidP="00246680">
      <w:pPr>
        <w:rPr>
          <w:ins w:id="282" w:author="John Patrick Mullin" w:date="2020-07-06T10:19:00Z"/>
          <w:rFonts w:ascii="Times New Roman" w:hAnsi="Times New Roman" w:cs="Times New Roman"/>
          <w:sz w:val="20"/>
          <w:rPrChange w:id="283" w:author="John Patrick Mullin" w:date="2020-07-06T10:45:00Z">
            <w:rPr>
              <w:ins w:id="284" w:author="John Patrick Mullin" w:date="2020-07-06T10:19:00Z"/>
              <w:rFonts w:cs="Arial"/>
              <w:sz w:val="20"/>
            </w:rPr>
          </w:rPrChange>
        </w:rPr>
      </w:pPr>
    </w:p>
    <w:p w14:paraId="6E3C9F09" w14:textId="7669EB94" w:rsidR="008A62C2" w:rsidDel="00805E36" w:rsidRDefault="00246680" w:rsidP="005D5B07">
      <w:pPr>
        <w:pStyle w:val="StyleHeading2Before12ptAfter6ptLinespacingAtl"/>
        <w:numPr>
          <w:ilvl w:val="0"/>
          <w:numId w:val="0"/>
        </w:numPr>
        <w:spacing w:before="0" w:after="0" w:line="240" w:lineRule="auto"/>
        <w:rPr>
          <w:del w:id="285" w:author="Nicholas Krapels" w:date="2020-08-15T13:36:00Z"/>
          <w:rFonts w:ascii="Times New Roman" w:hAnsi="Times New Roman"/>
          <w:lang w:val="en-US"/>
        </w:rPr>
      </w:pPr>
      <w:ins w:id="286" w:author="John Patrick Mullin" w:date="2020-07-06T10:19:00Z">
        <w:r w:rsidRPr="00805E36">
          <w:rPr>
            <w:rFonts w:ascii="Times New Roman" w:hAnsi="Times New Roman"/>
            <w:rPrChange w:id="287" w:author="Nicholas Krapels" w:date="2020-08-15T13:36:00Z">
              <w:rPr>
                <w:rFonts w:cs="Arial"/>
              </w:rPr>
            </w:rPrChange>
          </w:rPr>
          <w:t xml:space="preserve">As fees </w:t>
        </w:r>
        <w:r w:rsidRPr="00805E36">
          <w:rPr>
            <w:rFonts w:ascii="Times New Roman" w:hAnsi="Times New Roman"/>
            <w:lang w:val="en-US"/>
            <w:rPrChange w:id="288" w:author="Nicholas Krapels" w:date="2020-08-15T13:36:00Z">
              <w:rPr>
                <w:rFonts w:cs="Arial"/>
                <w:lang w:val="en-US"/>
              </w:rPr>
            </w:rPrChange>
          </w:rPr>
          <w:t xml:space="preserve">for the Services you acknowledge the Company </w:t>
        </w:r>
        <w:r w:rsidRPr="00805E36">
          <w:rPr>
            <w:rFonts w:ascii="Times New Roman" w:hAnsi="Times New Roman"/>
            <w:lang w:val="en-US"/>
            <w:rPrChange w:id="289" w:author="Nicholas Krapels" w:date="2020-08-15T13:36:00Z">
              <w:rPr>
                <w:rFonts w:cs="Arial"/>
                <w:highlight w:val="yellow"/>
                <w:lang w:val="en-US"/>
              </w:rPr>
            </w:rPrChange>
          </w:rPr>
          <w:t>will issue</w:t>
        </w:r>
        <w:r w:rsidRPr="00805E36">
          <w:rPr>
            <w:rFonts w:ascii="Times New Roman" w:hAnsi="Times New Roman"/>
            <w:lang w:val="en-US"/>
            <w:rPrChange w:id="290" w:author="Nicholas Krapels" w:date="2020-08-15T13:36:00Z">
              <w:rPr>
                <w:rFonts w:cs="Arial"/>
                <w:lang w:val="en-US"/>
              </w:rPr>
            </w:rPrChange>
          </w:rPr>
          <w:t xml:space="preserve"> to you </w:t>
        </w:r>
      </w:ins>
      <w:ins w:id="291" w:author="John Patrick Mullin" w:date="2020-07-06T10:47:00Z">
        <w:del w:id="292" w:author="Nicholas Krapels" w:date="2020-08-15T13:34:00Z">
          <w:r w:rsidR="008A62C2" w:rsidRPr="00805E36" w:rsidDel="00805E36">
            <w:rPr>
              <w:rFonts w:ascii="Times New Roman" w:hAnsi="Times New Roman"/>
              <w:b/>
              <w:highlight w:val="yellow"/>
              <w:lang w:val="en-US"/>
              <w:rPrChange w:id="293" w:author="Nicholas Krapels" w:date="2020-08-15T13:36:00Z">
                <w:rPr>
                  <w:rFonts w:ascii="Times New Roman" w:hAnsi="Times New Roman"/>
                  <w:b/>
                  <w:lang w:val="en-US"/>
                </w:rPr>
              </w:rPrChange>
            </w:rPr>
            <w:delText>[0.25%]</w:delText>
          </w:r>
          <w:r w:rsidR="008A62C2" w:rsidRPr="00805E36" w:rsidDel="00805E36">
            <w:rPr>
              <w:rFonts w:ascii="Times New Roman" w:hAnsi="Times New Roman"/>
              <w:b/>
              <w:lang w:val="en-US"/>
              <w:rPrChange w:id="294" w:author="Nicholas Krapels" w:date="2020-08-15T13:36:00Z">
                <w:rPr>
                  <w:rFonts w:ascii="Times New Roman" w:hAnsi="Times New Roman"/>
                  <w:b/>
                  <w:lang w:val="en-US"/>
                </w:rPr>
              </w:rPrChange>
            </w:rPr>
            <w:delText xml:space="preserve"> </w:delText>
          </w:r>
        </w:del>
      </w:ins>
      <w:ins w:id="295" w:author="John Patrick Mullin" w:date="2020-07-06T10:48:00Z">
        <w:del w:id="296" w:author="Nicholas Krapels" w:date="2020-08-15T13:34:00Z">
          <w:r w:rsidR="008A62C2" w:rsidRPr="00805E36" w:rsidDel="00805E36">
            <w:rPr>
              <w:rFonts w:ascii="Times New Roman" w:hAnsi="Times New Roman"/>
              <w:lang w:val="en-US"/>
              <w:rPrChange w:id="297" w:author="Nicholas Krapels" w:date="2020-08-15T13:36:00Z">
                <w:rPr>
                  <w:rFonts w:ascii="Times New Roman" w:hAnsi="Times New Roman"/>
                  <w:lang w:val="en-US"/>
                </w:rPr>
              </w:rPrChange>
            </w:rPr>
            <w:delText xml:space="preserve">of the total OM </w:delText>
          </w:r>
        </w:del>
        <w:r w:rsidR="008A62C2" w:rsidRPr="00805E36">
          <w:rPr>
            <w:rFonts w:ascii="Times New Roman" w:hAnsi="Times New Roman"/>
            <w:lang w:val="en-US"/>
            <w:rPrChange w:id="298" w:author="Nicholas Krapels" w:date="2020-08-15T13:36:00Z">
              <w:rPr>
                <w:rFonts w:ascii="Times New Roman" w:hAnsi="Times New Roman"/>
                <w:lang w:val="en-US"/>
              </w:rPr>
            </w:rPrChange>
          </w:rPr>
          <w:t>Token supply</w:t>
        </w:r>
      </w:ins>
      <w:ins w:id="299" w:author="John Patrick Mullin" w:date="2020-07-06T10:19:00Z">
        <w:r w:rsidRPr="00805E36">
          <w:rPr>
            <w:rFonts w:ascii="Times New Roman" w:hAnsi="Times New Roman"/>
            <w:lang w:val="en-US"/>
            <w:rPrChange w:id="300" w:author="Nicholas Krapels" w:date="2020-08-15T13:36:00Z">
              <w:rPr>
                <w:rFonts w:cs="Arial"/>
                <w:lang w:val="en-US"/>
              </w:rPr>
            </w:rPrChange>
          </w:rPr>
          <w:t xml:space="preserve"> </w:t>
        </w:r>
      </w:ins>
      <w:ins w:id="301" w:author="John Patrick Mullin" w:date="2020-07-06T10:50:00Z">
        <w:r w:rsidR="008A62C2" w:rsidRPr="00805E36">
          <w:rPr>
            <w:rFonts w:ascii="Times New Roman" w:hAnsi="Times New Roman"/>
            <w:lang w:val="en-US"/>
            <w:rPrChange w:id="302" w:author="Nicholas Krapels" w:date="2020-08-15T13:36:00Z">
              <w:rPr>
                <w:rFonts w:ascii="Times New Roman" w:hAnsi="Times New Roman"/>
                <w:lang w:val="en-US"/>
              </w:rPr>
            </w:rPrChange>
          </w:rPr>
          <w:t xml:space="preserve">or </w:t>
        </w:r>
        <w:r w:rsidR="008A62C2" w:rsidRPr="00805E36">
          <w:rPr>
            <w:rFonts w:ascii="Times New Roman" w:hAnsi="Times New Roman"/>
            <w:b/>
            <w:bCs/>
            <w:highlight w:val="yellow"/>
            <w:lang w:val="en-US"/>
            <w:rPrChange w:id="303" w:author="Nicholas Krapels" w:date="2020-08-15T13:36:00Z">
              <w:rPr>
                <w:rFonts w:ascii="Times New Roman" w:hAnsi="Times New Roman"/>
                <w:lang w:val="en-US"/>
              </w:rPr>
            </w:rPrChange>
          </w:rPr>
          <w:t>[</w:t>
        </w:r>
        <w:del w:id="304" w:author="Nicholas Krapels" w:date="2020-08-15T13:34:00Z">
          <w:r w:rsidR="008A62C2" w:rsidRPr="00805E36" w:rsidDel="00805E36">
            <w:rPr>
              <w:rFonts w:ascii="Times New Roman" w:hAnsi="Times New Roman"/>
              <w:b/>
              <w:bCs/>
              <w:highlight w:val="yellow"/>
              <w:lang w:val="en-US"/>
              <w:rPrChange w:id="305" w:author="Nicholas Krapels" w:date="2020-08-15T13:36:00Z">
                <w:rPr>
                  <w:rFonts w:ascii="Times New Roman" w:hAnsi="Times New Roman"/>
                  <w:lang w:val="en-US"/>
                </w:rPr>
              </w:rPrChange>
            </w:rPr>
            <w:delText>2,222,222</w:delText>
          </w:r>
        </w:del>
      </w:ins>
      <w:ins w:id="306" w:author="Nicholas Krapels" w:date="2020-08-15T13:34:00Z">
        <w:r w:rsidR="00805E36" w:rsidRPr="00805E36">
          <w:rPr>
            <w:rFonts w:ascii="Times New Roman" w:hAnsi="Times New Roman"/>
            <w:b/>
            <w:bCs/>
            <w:highlight w:val="yellow"/>
            <w:lang w:val="en-US"/>
            <w:rPrChange w:id="307" w:author="Nicholas Krapels" w:date="2020-08-15T13:36:00Z">
              <w:rPr>
                <w:rFonts w:ascii="Times New Roman" w:hAnsi="Times New Roman"/>
                <w:b/>
                <w:bCs/>
                <w:highlight w:val="yellow"/>
                <w:lang w:val="en-US"/>
              </w:rPr>
            </w:rPrChange>
          </w:rPr>
          <w:t>1,</w:t>
        </w:r>
      </w:ins>
      <w:ins w:id="308" w:author="Nicholas Krapels" w:date="2020-08-15T13:35:00Z">
        <w:r w:rsidR="00805E36" w:rsidRPr="00805E36">
          <w:rPr>
            <w:rFonts w:ascii="Times New Roman" w:hAnsi="Times New Roman"/>
            <w:b/>
            <w:bCs/>
            <w:highlight w:val="yellow"/>
            <w:lang w:val="en-US"/>
            <w:rPrChange w:id="309" w:author="Nicholas Krapels" w:date="2020-08-15T13:36:00Z">
              <w:rPr>
                <w:rFonts w:ascii="Times New Roman" w:hAnsi="Times New Roman"/>
                <w:b/>
                <w:bCs/>
                <w:highlight w:val="yellow"/>
                <w:lang w:val="en-US"/>
              </w:rPr>
            </w:rPrChange>
          </w:rPr>
          <w:t>800</w:t>
        </w:r>
      </w:ins>
      <w:ins w:id="310" w:author="John Patrick Mullin" w:date="2020-07-06T10:50:00Z">
        <w:r w:rsidR="008A62C2" w:rsidRPr="00805E36">
          <w:rPr>
            <w:rFonts w:ascii="Times New Roman" w:hAnsi="Times New Roman"/>
            <w:b/>
            <w:bCs/>
            <w:highlight w:val="yellow"/>
            <w:lang w:val="en-US"/>
            <w:rPrChange w:id="311" w:author="Nicholas Krapels" w:date="2020-08-15T13:36:00Z">
              <w:rPr>
                <w:rFonts w:ascii="Times New Roman" w:hAnsi="Times New Roman"/>
                <w:lang w:val="en-US"/>
              </w:rPr>
            </w:rPrChange>
          </w:rPr>
          <w:t>]</w:t>
        </w:r>
      </w:ins>
      <w:ins w:id="312" w:author="John Patrick Mullin" w:date="2020-07-06T10:51:00Z">
        <w:r w:rsidR="008A62C2" w:rsidRPr="00805E36">
          <w:rPr>
            <w:rFonts w:ascii="Times New Roman" w:hAnsi="Times New Roman"/>
            <w:lang w:val="en-US"/>
            <w:rPrChange w:id="313" w:author="Nicholas Krapels" w:date="2020-08-15T13:36:00Z">
              <w:rPr>
                <w:rFonts w:ascii="Times New Roman" w:hAnsi="Times New Roman"/>
                <w:lang w:val="en-US"/>
              </w:rPr>
            </w:rPrChange>
          </w:rPr>
          <w:t xml:space="preserve"> </w:t>
        </w:r>
        <w:del w:id="314" w:author="Nicholas Krapels" w:date="2020-08-15T13:35:00Z">
          <w:r w:rsidR="008A62C2" w:rsidRPr="00805E36" w:rsidDel="00805E36">
            <w:rPr>
              <w:rFonts w:ascii="Times New Roman" w:hAnsi="Times New Roman"/>
              <w:lang w:val="en-US"/>
              <w:rPrChange w:id="315" w:author="Nicholas Krapels" w:date="2020-08-15T13:36:00Z">
                <w:rPr>
                  <w:rFonts w:ascii="Times New Roman" w:hAnsi="Times New Roman"/>
                  <w:lang w:val="en-US"/>
                </w:rPr>
              </w:rPrChange>
            </w:rPr>
            <w:delText>OM</w:delText>
          </w:r>
        </w:del>
      </w:ins>
      <w:ins w:id="316" w:author="Nicholas Krapels" w:date="2020-08-15T13:35:00Z">
        <w:r w:rsidR="00805E36" w:rsidRPr="00805E36">
          <w:rPr>
            <w:rFonts w:ascii="Times New Roman" w:hAnsi="Times New Roman"/>
            <w:lang w:val="en-US"/>
            <w:rPrChange w:id="317" w:author="Nicholas Krapels" w:date="2020-08-15T13:36:00Z">
              <w:rPr>
                <w:rFonts w:ascii="Times New Roman" w:hAnsi="Times New Roman"/>
                <w:lang w:val="en-US"/>
              </w:rPr>
            </w:rPrChange>
          </w:rPr>
          <w:t>FNX</w:t>
        </w:r>
      </w:ins>
      <w:ins w:id="318" w:author="John Patrick Mullin" w:date="2020-07-06T10:51:00Z">
        <w:r w:rsidR="008A62C2" w:rsidRPr="00805E36">
          <w:rPr>
            <w:rFonts w:ascii="Times New Roman" w:hAnsi="Times New Roman"/>
            <w:lang w:val="en-US"/>
            <w:rPrChange w:id="319" w:author="Nicholas Krapels" w:date="2020-08-15T13:36:00Z">
              <w:rPr>
                <w:rFonts w:ascii="Times New Roman" w:hAnsi="Times New Roman"/>
                <w:lang w:val="en-US"/>
              </w:rPr>
            </w:rPrChange>
          </w:rPr>
          <w:t xml:space="preserve"> Tokens </w:t>
        </w:r>
      </w:ins>
      <w:ins w:id="320" w:author="John Patrick Mullin" w:date="2020-07-06T10:19:00Z">
        <w:r w:rsidRPr="00805E36">
          <w:rPr>
            <w:rFonts w:ascii="Times New Roman" w:hAnsi="Times New Roman"/>
            <w:lang w:val="en-US"/>
            <w:rPrChange w:id="321" w:author="Nicholas Krapels" w:date="2020-08-15T13:36:00Z">
              <w:rPr>
                <w:rFonts w:cs="Arial"/>
                <w:lang w:val="en-US"/>
              </w:rPr>
            </w:rPrChange>
          </w:rPr>
          <w:t>(the “</w:t>
        </w:r>
      </w:ins>
      <w:ins w:id="322" w:author="John Patrick Mullin" w:date="2020-07-06T10:48:00Z">
        <w:r w:rsidR="008A62C2" w:rsidRPr="00805E36">
          <w:rPr>
            <w:rFonts w:ascii="Times New Roman" w:hAnsi="Times New Roman"/>
            <w:b/>
            <w:lang w:val="en-US"/>
            <w:rPrChange w:id="323" w:author="Nicholas Krapels" w:date="2020-08-15T13:36:00Z">
              <w:rPr>
                <w:rFonts w:ascii="Times New Roman" w:hAnsi="Times New Roman"/>
                <w:b/>
                <w:lang w:val="en-US"/>
              </w:rPr>
            </w:rPrChange>
          </w:rPr>
          <w:t>Tokens</w:t>
        </w:r>
      </w:ins>
      <w:ins w:id="324" w:author="John Patrick Mullin" w:date="2020-07-06T10:19:00Z">
        <w:r w:rsidRPr="00805E36">
          <w:rPr>
            <w:rFonts w:ascii="Times New Roman" w:hAnsi="Times New Roman"/>
            <w:lang w:val="en-US"/>
            <w:rPrChange w:id="325" w:author="Nicholas Krapels" w:date="2020-08-15T13:36:00Z">
              <w:rPr>
                <w:rFonts w:cs="Arial"/>
                <w:lang w:val="en-US"/>
              </w:rPr>
            </w:rPrChange>
          </w:rPr>
          <w:t>”)</w:t>
        </w:r>
      </w:ins>
      <w:ins w:id="326" w:author="Nicholas Krapels" w:date="2020-08-15T13:41:00Z">
        <w:r w:rsidR="00910937">
          <w:rPr>
            <w:rFonts w:ascii="Times New Roman" w:hAnsi="Times New Roman"/>
            <w:lang w:val="en-US"/>
          </w:rPr>
          <w:t xml:space="preserve"> for each month that you provide services</w:t>
        </w:r>
      </w:ins>
      <w:ins w:id="327" w:author="John Patrick Mullin" w:date="2020-07-06T10:19:00Z">
        <w:r w:rsidRPr="00805E36">
          <w:rPr>
            <w:rFonts w:ascii="Times New Roman" w:hAnsi="Times New Roman"/>
            <w:lang w:val="en-US"/>
            <w:rPrChange w:id="328" w:author="Nicholas Krapels" w:date="2020-08-15T13:36:00Z">
              <w:rPr>
                <w:rFonts w:cs="Arial"/>
                <w:lang w:val="en-US"/>
              </w:rPr>
            </w:rPrChange>
          </w:rPr>
          <w:t xml:space="preserve">. The </w:t>
        </w:r>
      </w:ins>
      <w:ins w:id="329" w:author="John Patrick Mullin" w:date="2020-07-06T10:48:00Z">
        <w:r w:rsidR="008A62C2" w:rsidRPr="00805E36">
          <w:rPr>
            <w:rFonts w:ascii="Times New Roman" w:hAnsi="Times New Roman"/>
            <w:lang w:val="en-US"/>
            <w:rPrChange w:id="330" w:author="Nicholas Krapels" w:date="2020-08-15T13:36:00Z">
              <w:rPr>
                <w:rFonts w:ascii="Times New Roman" w:hAnsi="Times New Roman"/>
                <w:lang w:val="en-US"/>
              </w:rPr>
            </w:rPrChange>
          </w:rPr>
          <w:t>Tokens</w:t>
        </w:r>
      </w:ins>
      <w:ins w:id="331" w:author="John Patrick Mullin" w:date="2020-07-06T10:19:00Z">
        <w:r w:rsidRPr="00805E36">
          <w:rPr>
            <w:rFonts w:ascii="Times New Roman" w:hAnsi="Times New Roman"/>
            <w:lang w:val="en-US"/>
            <w:rPrChange w:id="332" w:author="Nicholas Krapels" w:date="2020-08-15T13:36:00Z">
              <w:rPr>
                <w:rFonts w:cs="Arial"/>
                <w:lang w:val="en-US"/>
              </w:rPr>
            </w:rPrChange>
          </w:rPr>
          <w:t xml:space="preserve"> are subject to </w:t>
        </w:r>
      </w:ins>
      <w:ins w:id="333" w:author="Nicholas Krapels" w:date="2020-08-15T13:35:00Z">
        <w:r w:rsidR="00805E36" w:rsidRPr="00805E36">
          <w:rPr>
            <w:rFonts w:ascii="Times New Roman" w:hAnsi="Times New Roman"/>
            <w:lang w:val="en-US"/>
            <w:rPrChange w:id="334" w:author="Nicholas Krapels" w:date="2020-08-15T13:36:00Z">
              <w:rPr>
                <w:rFonts w:ascii="Times New Roman" w:hAnsi="Times New Roman"/>
                <w:lang w:val="en-US"/>
              </w:rPr>
            </w:rPrChange>
          </w:rPr>
          <w:t>a one-year vesting period</w:t>
        </w:r>
      </w:ins>
      <w:ins w:id="335" w:author="Nicholas Krapels" w:date="2020-08-15T13:36:00Z">
        <w:r w:rsidR="00805E36">
          <w:rPr>
            <w:rFonts w:ascii="Times New Roman" w:hAnsi="Times New Roman"/>
            <w:lang w:val="en-US"/>
          </w:rPr>
          <w:t>.</w:t>
        </w:r>
      </w:ins>
      <w:ins w:id="336" w:author="John Patrick Mullin" w:date="2020-07-06T10:19:00Z">
        <w:del w:id="337" w:author="Nicholas Krapels" w:date="2020-08-15T13:36:00Z">
          <w:r w:rsidRPr="008A62C2" w:rsidDel="00805E36">
            <w:rPr>
              <w:rFonts w:ascii="Times New Roman" w:hAnsi="Times New Roman"/>
              <w:lang w:val="en-US"/>
              <w:rPrChange w:id="338" w:author="John Patrick Mullin" w:date="2020-07-06T10:48:00Z">
                <w:rPr>
                  <w:rFonts w:cs="Arial"/>
                  <w:lang w:val="en-US"/>
                </w:rPr>
              </w:rPrChange>
            </w:rPr>
            <w:delText xml:space="preserve">the vesting provisions contained in the articles of association of the Company or the other contractual documents you have agreed with the Company. These documents are attached as Annex A  </w:delText>
          </w:r>
        </w:del>
      </w:ins>
    </w:p>
    <w:p w14:paraId="221B7D65" w14:textId="77777777" w:rsidR="00805E36" w:rsidRPr="008A62C2" w:rsidRDefault="00805E36" w:rsidP="005D5B07">
      <w:pPr>
        <w:pStyle w:val="StyleHeading2Before12ptAfter6ptLinespacingAtl"/>
        <w:numPr>
          <w:ilvl w:val="0"/>
          <w:numId w:val="0"/>
        </w:numPr>
        <w:spacing w:before="0" w:after="0" w:line="240" w:lineRule="auto"/>
        <w:rPr>
          <w:ins w:id="339" w:author="Nicholas Krapels" w:date="2020-08-15T13:36:00Z"/>
          <w:rFonts w:ascii="Times New Roman" w:hAnsi="Times New Roman"/>
          <w:rPrChange w:id="340" w:author="John Patrick Mullin" w:date="2020-07-06T10:48:00Z">
            <w:rPr>
              <w:ins w:id="341" w:author="Nicholas Krapels" w:date="2020-08-15T13:36:00Z"/>
              <w:rFonts w:ascii="Times New Roman" w:hAnsi="Times New Roman"/>
              <w:lang w:val="en-US"/>
            </w:rPr>
          </w:rPrChange>
        </w:rPr>
        <w:pPrChange w:id="342" w:author="John Patrick Mullin" w:date="2020-07-06T10:49:00Z">
          <w:pPr>
            <w:pStyle w:val="StyleHeading2Before12ptAfter6ptLinespacingAtl"/>
            <w:spacing w:before="0" w:after="0" w:line="240" w:lineRule="auto"/>
          </w:pPr>
        </w:pPrChange>
      </w:pPr>
    </w:p>
    <w:p w14:paraId="025E253D" w14:textId="77777777" w:rsidR="008A62C2" w:rsidRPr="008A62C2" w:rsidRDefault="008A62C2" w:rsidP="005D5B07">
      <w:pPr>
        <w:pStyle w:val="StyleHeading2Before12ptAfter6ptLinespacingAtl"/>
        <w:numPr>
          <w:ilvl w:val="0"/>
          <w:numId w:val="0"/>
        </w:numPr>
        <w:spacing w:before="0" w:after="0" w:line="240" w:lineRule="auto"/>
        <w:rPr>
          <w:ins w:id="343" w:author="John Patrick Mullin" w:date="2020-07-06T10:19:00Z"/>
          <w:sz w:val="21"/>
          <w:rPrChange w:id="344" w:author="John Patrick Mullin" w:date="2020-07-06T10:48:00Z">
            <w:rPr>
              <w:ins w:id="345" w:author="John Patrick Mullin" w:date="2020-07-06T10:19:00Z"/>
              <w:rFonts w:cs="Arial"/>
              <w:sz w:val="20"/>
            </w:rPr>
          </w:rPrChange>
        </w:rPr>
        <w:pPrChange w:id="346" w:author="John Patrick Mullin" w:date="2020-07-06T10:49:00Z">
          <w:pPr/>
        </w:pPrChange>
      </w:pPr>
    </w:p>
    <w:p w14:paraId="41FB0834" w14:textId="77777777" w:rsidR="00246680" w:rsidRPr="00023D2C" w:rsidRDefault="00246680" w:rsidP="00246680">
      <w:pPr>
        <w:pStyle w:val="StyleHeading2Before12ptAfter6ptLinespacingAtl"/>
        <w:spacing w:before="0" w:after="0" w:line="240" w:lineRule="auto"/>
        <w:rPr>
          <w:ins w:id="347" w:author="John Patrick Mullin" w:date="2020-07-06T10:19:00Z"/>
          <w:rFonts w:ascii="Times New Roman" w:hAnsi="Times New Roman"/>
          <w:rPrChange w:id="348" w:author="John Patrick Mullin" w:date="2020-07-06T10:45:00Z">
            <w:rPr>
              <w:ins w:id="349" w:author="John Patrick Mullin" w:date="2020-07-06T10:19:00Z"/>
              <w:rFonts w:cs="Arial"/>
            </w:rPr>
          </w:rPrChange>
        </w:rPr>
      </w:pPr>
      <w:ins w:id="350" w:author="John Patrick Mullin" w:date="2020-07-06T10:19:00Z">
        <w:r w:rsidRPr="00023D2C">
          <w:rPr>
            <w:rFonts w:ascii="Times New Roman" w:hAnsi="Times New Roman"/>
            <w:rPrChange w:id="351" w:author="John Patrick Mullin" w:date="2020-07-06T10:45:00Z">
              <w:rPr>
                <w:rFonts w:cs="Arial"/>
              </w:rPr>
            </w:rPrChange>
          </w:rPr>
          <w:t xml:space="preserve">You </w:t>
        </w:r>
        <w:r w:rsidRPr="00023D2C">
          <w:rPr>
            <w:rFonts w:ascii="Times New Roman" w:hAnsi="Times New Roman"/>
            <w:lang w:val="en-US"/>
            <w:rPrChange w:id="352" w:author="John Patrick Mullin" w:date="2020-07-06T10:45:00Z">
              <w:rPr>
                <w:rFonts w:cs="Arial"/>
                <w:lang w:val="en-US"/>
              </w:rPr>
            </w:rPrChange>
          </w:rPr>
          <w:t>acknowledge that no further remuneration or fees other than that provided for in this letter is or may become due to you in respect of your compliance with the terms of this letter, your provision of the Services or for termination of the Appointment</w:t>
        </w:r>
        <w:r w:rsidRPr="00023D2C">
          <w:rPr>
            <w:rFonts w:ascii="Times New Roman" w:hAnsi="Times New Roman"/>
            <w:rPrChange w:id="353" w:author="John Patrick Mullin" w:date="2020-07-06T10:45:00Z">
              <w:rPr>
                <w:rFonts w:cs="Arial"/>
              </w:rPr>
            </w:rPrChange>
          </w:rPr>
          <w:t>.</w:t>
        </w:r>
      </w:ins>
    </w:p>
    <w:p w14:paraId="56768EAD" w14:textId="77777777" w:rsidR="00246680" w:rsidRPr="00023D2C" w:rsidRDefault="00246680" w:rsidP="00246680">
      <w:pPr>
        <w:rPr>
          <w:ins w:id="354" w:author="John Patrick Mullin" w:date="2020-07-06T10:19:00Z"/>
          <w:rFonts w:ascii="Times New Roman" w:hAnsi="Times New Roman" w:cs="Times New Roman"/>
          <w:sz w:val="20"/>
          <w:rPrChange w:id="355" w:author="John Patrick Mullin" w:date="2020-07-06T10:45:00Z">
            <w:rPr>
              <w:ins w:id="356" w:author="John Patrick Mullin" w:date="2020-07-06T10:19:00Z"/>
              <w:rFonts w:cs="Arial"/>
              <w:sz w:val="20"/>
            </w:rPr>
          </w:rPrChange>
        </w:rPr>
      </w:pPr>
    </w:p>
    <w:p w14:paraId="1D4C703F" w14:textId="77777777" w:rsidR="00246680" w:rsidRPr="00023D2C" w:rsidRDefault="00246680" w:rsidP="00246680">
      <w:pPr>
        <w:pStyle w:val="StyleHeading1Sectionh1MainHeadingNonumbers69AttributeHe"/>
        <w:spacing w:before="0" w:after="0" w:line="240" w:lineRule="auto"/>
        <w:rPr>
          <w:ins w:id="357" w:author="John Patrick Mullin" w:date="2020-07-06T10:19:00Z"/>
          <w:rFonts w:ascii="Times New Roman" w:hAnsi="Times New Roman"/>
          <w:rPrChange w:id="358" w:author="John Patrick Mullin" w:date="2020-07-06T10:45:00Z">
            <w:rPr>
              <w:ins w:id="359" w:author="John Patrick Mullin" w:date="2020-07-06T10:19:00Z"/>
              <w:rFonts w:cs="Arial"/>
            </w:rPr>
          </w:rPrChange>
        </w:rPr>
      </w:pPr>
      <w:ins w:id="360" w:author="John Patrick Mullin" w:date="2020-07-06T10:19:00Z">
        <w:r w:rsidRPr="00023D2C">
          <w:rPr>
            <w:rFonts w:ascii="Times New Roman" w:hAnsi="Times New Roman"/>
            <w:rPrChange w:id="361" w:author="John Patrick Mullin" w:date="2020-07-06T10:45:00Z">
              <w:rPr>
                <w:rFonts w:cs="Arial"/>
              </w:rPr>
            </w:rPrChange>
          </w:rPr>
          <w:lastRenderedPageBreak/>
          <w:t>Expenses</w:t>
        </w:r>
      </w:ins>
    </w:p>
    <w:p w14:paraId="187ADBDC" w14:textId="77777777" w:rsidR="00246680" w:rsidRPr="00023D2C" w:rsidRDefault="00246680" w:rsidP="00246680">
      <w:pPr>
        <w:rPr>
          <w:ins w:id="362" w:author="John Patrick Mullin" w:date="2020-07-06T10:19:00Z"/>
          <w:rFonts w:ascii="Times New Roman" w:hAnsi="Times New Roman" w:cs="Times New Roman"/>
          <w:sz w:val="20"/>
          <w:rPrChange w:id="363" w:author="John Patrick Mullin" w:date="2020-07-06T10:45:00Z">
            <w:rPr>
              <w:ins w:id="364" w:author="John Patrick Mullin" w:date="2020-07-06T10:19:00Z"/>
              <w:rFonts w:cs="Arial"/>
              <w:sz w:val="20"/>
            </w:rPr>
          </w:rPrChange>
        </w:rPr>
      </w:pPr>
    </w:p>
    <w:p w14:paraId="3C513886" w14:textId="1CC03681" w:rsidR="00246680" w:rsidRPr="00023D2C" w:rsidRDefault="00246680" w:rsidP="00246680">
      <w:pPr>
        <w:ind w:left="720"/>
        <w:rPr>
          <w:ins w:id="365" w:author="John Patrick Mullin" w:date="2020-07-06T10:19:00Z"/>
          <w:rFonts w:ascii="Times New Roman" w:hAnsi="Times New Roman" w:cs="Times New Roman"/>
          <w:sz w:val="20"/>
          <w:lang w:val="en-US"/>
          <w:rPrChange w:id="366" w:author="John Patrick Mullin" w:date="2020-07-06T10:45:00Z">
            <w:rPr>
              <w:ins w:id="367" w:author="John Patrick Mullin" w:date="2020-07-06T10:19:00Z"/>
              <w:rFonts w:cs="Arial"/>
              <w:sz w:val="20"/>
              <w:lang w:val="en-US"/>
            </w:rPr>
          </w:rPrChange>
        </w:rPr>
      </w:pPr>
      <w:ins w:id="368" w:author="John Patrick Mullin" w:date="2020-07-06T10:19:00Z">
        <w:r w:rsidRPr="00023D2C">
          <w:rPr>
            <w:rFonts w:ascii="Times New Roman" w:hAnsi="Times New Roman" w:cs="Times New Roman"/>
            <w:sz w:val="20"/>
            <w:rPrChange w:id="369" w:author="John Patrick Mullin" w:date="2020-07-06T10:45:00Z">
              <w:rPr>
                <w:rFonts w:cs="Arial"/>
                <w:sz w:val="20"/>
              </w:rPr>
            </w:rPrChange>
          </w:rPr>
          <w:t xml:space="preserve">Subject to production </w:t>
        </w:r>
        <w:r w:rsidRPr="00023D2C">
          <w:rPr>
            <w:rFonts w:ascii="Times New Roman" w:hAnsi="Times New Roman" w:cs="Times New Roman"/>
            <w:sz w:val="20"/>
            <w:lang w:val="en-US"/>
            <w:rPrChange w:id="370" w:author="John Patrick Mullin" w:date="2020-07-06T10:45:00Z">
              <w:rPr>
                <w:rFonts w:cs="Arial"/>
                <w:sz w:val="20"/>
                <w:lang w:val="en-US"/>
              </w:rPr>
            </w:rPrChange>
          </w:rPr>
          <w:t>of receipts or other appropriate evidence of payment, the Company will reimburse all reasonable expenses properly and necessarily incurred by you in the course of providing the Services, provided in each case that the Company pre-approves each such expense.</w:t>
        </w:r>
      </w:ins>
    </w:p>
    <w:p w14:paraId="60CC44A4" w14:textId="77777777" w:rsidR="00246680" w:rsidRPr="00023D2C" w:rsidRDefault="00246680" w:rsidP="00246680">
      <w:pPr>
        <w:rPr>
          <w:ins w:id="371" w:author="John Patrick Mullin" w:date="2020-07-06T10:19:00Z"/>
          <w:rFonts w:ascii="Times New Roman" w:hAnsi="Times New Roman" w:cs="Times New Roman"/>
          <w:sz w:val="20"/>
          <w:rPrChange w:id="372" w:author="John Patrick Mullin" w:date="2020-07-06T10:45:00Z">
            <w:rPr>
              <w:ins w:id="373" w:author="John Patrick Mullin" w:date="2020-07-06T10:19:00Z"/>
              <w:rFonts w:cs="Arial"/>
              <w:sz w:val="20"/>
            </w:rPr>
          </w:rPrChange>
        </w:rPr>
      </w:pPr>
    </w:p>
    <w:p w14:paraId="17724263" w14:textId="77777777" w:rsidR="00246680" w:rsidRPr="00023D2C" w:rsidRDefault="00246680" w:rsidP="00246680">
      <w:pPr>
        <w:pStyle w:val="StyleHeading1Sectionh1MainHeadingNonumbers69AttributeHe"/>
        <w:spacing w:before="0" w:after="0" w:line="240" w:lineRule="auto"/>
        <w:rPr>
          <w:ins w:id="374" w:author="John Patrick Mullin" w:date="2020-07-06T10:19:00Z"/>
          <w:rFonts w:ascii="Times New Roman" w:hAnsi="Times New Roman"/>
          <w:rPrChange w:id="375" w:author="John Patrick Mullin" w:date="2020-07-06T10:45:00Z">
            <w:rPr>
              <w:ins w:id="376" w:author="John Patrick Mullin" w:date="2020-07-06T10:19:00Z"/>
              <w:rFonts w:cs="Arial"/>
            </w:rPr>
          </w:rPrChange>
        </w:rPr>
      </w:pPr>
      <w:ins w:id="377" w:author="John Patrick Mullin" w:date="2020-07-06T10:19:00Z">
        <w:r w:rsidRPr="00023D2C">
          <w:rPr>
            <w:rFonts w:ascii="Times New Roman" w:hAnsi="Times New Roman"/>
            <w:rPrChange w:id="378" w:author="John Patrick Mullin" w:date="2020-07-06T10:45:00Z">
              <w:rPr>
                <w:rFonts w:cs="Arial"/>
              </w:rPr>
            </w:rPrChange>
          </w:rPr>
          <w:t>Other activities</w:t>
        </w:r>
      </w:ins>
    </w:p>
    <w:p w14:paraId="15699EA4" w14:textId="77777777" w:rsidR="00246680" w:rsidRPr="00023D2C" w:rsidRDefault="00246680" w:rsidP="00246680">
      <w:pPr>
        <w:rPr>
          <w:ins w:id="379" w:author="John Patrick Mullin" w:date="2020-07-06T10:19:00Z"/>
          <w:rFonts w:ascii="Times New Roman" w:hAnsi="Times New Roman" w:cs="Times New Roman"/>
          <w:sz w:val="20"/>
          <w:rPrChange w:id="380" w:author="John Patrick Mullin" w:date="2020-07-06T10:45:00Z">
            <w:rPr>
              <w:ins w:id="381" w:author="John Patrick Mullin" w:date="2020-07-06T10:19:00Z"/>
              <w:rFonts w:cs="Arial"/>
              <w:sz w:val="20"/>
            </w:rPr>
          </w:rPrChange>
        </w:rPr>
      </w:pPr>
    </w:p>
    <w:p w14:paraId="0FF7C8C8" w14:textId="77777777" w:rsidR="00246680" w:rsidRPr="00023D2C" w:rsidRDefault="00246680" w:rsidP="00246680">
      <w:pPr>
        <w:ind w:left="720"/>
        <w:rPr>
          <w:ins w:id="382" w:author="John Patrick Mullin" w:date="2020-07-06T10:19:00Z"/>
          <w:rFonts w:ascii="Times New Roman" w:hAnsi="Times New Roman" w:cs="Times New Roman"/>
          <w:sz w:val="20"/>
          <w:rPrChange w:id="383" w:author="John Patrick Mullin" w:date="2020-07-06T10:45:00Z">
            <w:rPr>
              <w:ins w:id="384" w:author="John Patrick Mullin" w:date="2020-07-06T10:19:00Z"/>
              <w:rFonts w:cs="Arial"/>
              <w:sz w:val="20"/>
            </w:rPr>
          </w:rPrChange>
        </w:rPr>
      </w:pPr>
      <w:ins w:id="385" w:author="John Patrick Mullin" w:date="2020-07-06T10:19:00Z">
        <w:r w:rsidRPr="00023D2C">
          <w:rPr>
            <w:rFonts w:ascii="Times New Roman" w:hAnsi="Times New Roman" w:cs="Times New Roman"/>
            <w:sz w:val="20"/>
            <w:lang w:val="en-US"/>
            <w:rPrChange w:id="386" w:author="John Patrick Mullin" w:date="2020-07-06T10:45:00Z">
              <w:rPr>
                <w:rFonts w:cs="Arial"/>
                <w:sz w:val="20"/>
                <w:lang w:val="en-US"/>
              </w:rPr>
            </w:rPrChange>
          </w:rPr>
          <w:t>You may be engaged, employed or concerned in any other business, trade, profession or other activity (including through the ownership of shares or other equity instruments) which does not place you in a conflict of interest with the Company or its business (whether directly or indirectly). However, you may not be involved in any capacity with a business which does or could compete with the business of the Company without the prior written consent of the Company</w:t>
        </w:r>
        <w:r w:rsidRPr="00023D2C">
          <w:rPr>
            <w:rFonts w:ascii="Times New Roman" w:hAnsi="Times New Roman" w:cs="Times New Roman"/>
            <w:sz w:val="20"/>
            <w:rPrChange w:id="387" w:author="John Patrick Mullin" w:date="2020-07-06T10:45:00Z">
              <w:rPr>
                <w:rFonts w:cs="Arial"/>
                <w:sz w:val="20"/>
              </w:rPr>
            </w:rPrChange>
          </w:rPr>
          <w:t>.</w:t>
        </w:r>
      </w:ins>
    </w:p>
    <w:p w14:paraId="2FDE53E9" w14:textId="77777777" w:rsidR="00246680" w:rsidRPr="00023D2C" w:rsidRDefault="00246680" w:rsidP="00246680">
      <w:pPr>
        <w:rPr>
          <w:ins w:id="388" w:author="John Patrick Mullin" w:date="2020-07-06T10:19:00Z"/>
          <w:rFonts w:ascii="Times New Roman" w:hAnsi="Times New Roman" w:cs="Times New Roman"/>
          <w:sz w:val="20"/>
          <w:rPrChange w:id="389" w:author="John Patrick Mullin" w:date="2020-07-06T10:45:00Z">
            <w:rPr>
              <w:ins w:id="390" w:author="John Patrick Mullin" w:date="2020-07-06T10:19:00Z"/>
              <w:rFonts w:cs="Arial"/>
              <w:sz w:val="20"/>
            </w:rPr>
          </w:rPrChange>
        </w:rPr>
      </w:pPr>
    </w:p>
    <w:p w14:paraId="7F45CE68" w14:textId="77777777" w:rsidR="00246680" w:rsidRPr="00023D2C" w:rsidRDefault="00246680" w:rsidP="00246680">
      <w:pPr>
        <w:pStyle w:val="StyleHeading1Sectionh1MainHeadingNonumbers69AttributeHe"/>
        <w:spacing w:before="0" w:after="0" w:line="240" w:lineRule="auto"/>
        <w:rPr>
          <w:ins w:id="391" w:author="John Patrick Mullin" w:date="2020-07-06T10:19:00Z"/>
          <w:rFonts w:ascii="Times New Roman" w:hAnsi="Times New Roman"/>
          <w:rPrChange w:id="392" w:author="John Patrick Mullin" w:date="2020-07-06T10:45:00Z">
            <w:rPr>
              <w:ins w:id="393" w:author="John Patrick Mullin" w:date="2020-07-06T10:19:00Z"/>
              <w:rFonts w:cs="Arial"/>
            </w:rPr>
          </w:rPrChange>
        </w:rPr>
      </w:pPr>
      <w:ins w:id="394" w:author="John Patrick Mullin" w:date="2020-07-06T10:19:00Z">
        <w:r w:rsidRPr="00023D2C">
          <w:rPr>
            <w:rFonts w:ascii="Times New Roman" w:hAnsi="Times New Roman"/>
            <w:rPrChange w:id="395" w:author="John Patrick Mullin" w:date="2020-07-06T10:45:00Z">
              <w:rPr>
                <w:rFonts w:cs="Arial"/>
              </w:rPr>
            </w:rPrChange>
          </w:rPr>
          <w:t xml:space="preserve">Confidential information and company property </w:t>
        </w:r>
      </w:ins>
    </w:p>
    <w:p w14:paraId="340C77E6" w14:textId="77777777" w:rsidR="00246680" w:rsidRPr="00023D2C" w:rsidRDefault="00246680" w:rsidP="00246680">
      <w:pPr>
        <w:rPr>
          <w:ins w:id="396" w:author="John Patrick Mullin" w:date="2020-07-06T10:19:00Z"/>
          <w:rFonts w:ascii="Times New Roman" w:hAnsi="Times New Roman" w:cs="Times New Roman"/>
          <w:sz w:val="20"/>
          <w:rPrChange w:id="397" w:author="John Patrick Mullin" w:date="2020-07-06T10:45:00Z">
            <w:rPr>
              <w:ins w:id="398" w:author="John Patrick Mullin" w:date="2020-07-06T10:19:00Z"/>
              <w:rFonts w:cs="Arial"/>
              <w:sz w:val="20"/>
            </w:rPr>
          </w:rPrChange>
        </w:rPr>
      </w:pPr>
    </w:p>
    <w:p w14:paraId="5D607FCE" w14:textId="77777777" w:rsidR="00246680" w:rsidRPr="00023D2C" w:rsidRDefault="00246680" w:rsidP="00246680">
      <w:pPr>
        <w:pStyle w:val="StyleHeading2Before12ptAfter6ptLinespacingAtl"/>
        <w:spacing w:before="0" w:after="0" w:line="240" w:lineRule="auto"/>
        <w:rPr>
          <w:ins w:id="399" w:author="John Patrick Mullin" w:date="2020-07-06T10:19:00Z"/>
          <w:rFonts w:ascii="Times New Roman" w:hAnsi="Times New Roman"/>
          <w:b/>
          <w:lang w:val="en-US"/>
          <w:rPrChange w:id="400" w:author="John Patrick Mullin" w:date="2020-07-06T10:45:00Z">
            <w:rPr>
              <w:ins w:id="401" w:author="John Patrick Mullin" w:date="2020-07-06T10:19:00Z"/>
              <w:rFonts w:cs="Arial"/>
              <w:b/>
              <w:lang w:val="en-US"/>
            </w:rPr>
          </w:rPrChange>
        </w:rPr>
      </w:pPr>
      <w:ins w:id="402" w:author="John Patrick Mullin" w:date="2020-07-06T10:19:00Z">
        <w:r w:rsidRPr="00023D2C">
          <w:rPr>
            <w:rFonts w:ascii="Times New Roman" w:hAnsi="Times New Roman"/>
            <w:rPrChange w:id="403" w:author="John Patrick Mullin" w:date="2020-07-06T10:45:00Z">
              <w:rPr>
                <w:rFonts w:cs="Arial"/>
              </w:rPr>
            </w:rPrChange>
          </w:rPr>
          <w:t xml:space="preserve">You will </w:t>
        </w:r>
        <w:r w:rsidRPr="00023D2C">
          <w:rPr>
            <w:rFonts w:ascii="Times New Roman" w:hAnsi="Times New Roman"/>
            <w:lang w:val="en-US"/>
            <w:rPrChange w:id="404" w:author="John Patrick Mullin" w:date="2020-07-06T10:45:00Z">
              <w:rPr>
                <w:rFonts w:cs="Arial"/>
                <w:lang w:val="en-US"/>
              </w:rPr>
            </w:rPrChange>
          </w:rPr>
          <w:t>not use or disclose to any person either during or at any time after your engagement by the Company any confidential information about the business or affairs of the Company or any of its business contacts, or about any other confidential matters which may come to your knowledge in the course of providing the Services. For the purposes of this paragraph 6, "</w:t>
        </w:r>
        <w:r w:rsidRPr="00023D2C">
          <w:rPr>
            <w:rFonts w:ascii="Times New Roman" w:hAnsi="Times New Roman"/>
            <w:b/>
            <w:lang w:val="en-US"/>
            <w:rPrChange w:id="405" w:author="John Patrick Mullin" w:date="2020-07-06T10:45:00Z">
              <w:rPr>
                <w:rFonts w:cs="Arial"/>
                <w:b/>
                <w:lang w:val="en-US"/>
              </w:rPr>
            </w:rPrChange>
          </w:rPr>
          <w:t>confidential information</w:t>
        </w:r>
        <w:r w:rsidRPr="00023D2C">
          <w:rPr>
            <w:rFonts w:ascii="Times New Roman" w:hAnsi="Times New Roman"/>
            <w:lang w:val="en-US"/>
            <w:rPrChange w:id="406" w:author="John Patrick Mullin" w:date="2020-07-06T10:45:00Z">
              <w:rPr>
                <w:rFonts w:cs="Arial"/>
                <w:lang w:val="en-US"/>
              </w:rPr>
            </w:rPrChange>
          </w:rPr>
          <w:t>" means any information or matter which is not in the public domain and which relates to the affairs of the Company or any of its business contacts.</w:t>
        </w:r>
      </w:ins>
    </w:p>
    <w:p w14:paraId="5A13E617" w14:textId="77777777" w:rsidR="00246680" w:rsidRPr="00023D2C" w:rsidRDefault="00246680" w:rsidP="00246680">
      <w:pPr>
        <w:rPr>
          <w:ins w:id="407" w:author="John Patrick Mullin" w:date="2020-07-06T10:19:00Z"/>
          <w:rFonts w:ascii="Times New Roman" w:hAnsi="Times New Roman" w:cs="Times New Roman"/>
          <w:sz w:val="20"/>
          <w:lang w:val="en-US"/>
          <w:rPrChange w:id="408" w:author="John Patrick Mullin" w:date="2020-07-06T10:45:00Z">
            <w:rPr>
              <w:ins w:id="409" w:author="John Patrick Mullin" w:date="2020-07-06T10:19:00Z"/>
              <w:rFonts w:cs="Arial"/>
              <w:sz w:val="20"/>
              <w:lang w:val="en-US"/>
            </w:rPr>
          </w:rPrChange>
        </w:rPr>
      </w:pPr>
    </w:p>
    <w:p w14:paraId="486EDB8B" w14:textId="77777777" w:rsidR="00246680" w:rsidRPr="00023D2C" w:rsidRDefault="00246680" w:rsidP="00246680">
      <w:pPr>
        <w:pStyle w:val="StyleHeading2Before12ptAfter6ptLinespacingAtl"/>
        <w:spacing w:before="0" w:after="0" w:line="240" w:lineRule="auto"/>
        <w:rPr>
          <w:ins w:id="410" w:author="John Patrick Mullin" w:date="2020-07-06T10:19:00Z"/>
          <w:rFonts w:ascii="Times New Roman" w:hAnsi="Times New Roman"/>
          <w:b/>
          <w:lang w:val="en-US"/>
          <w:rPrChange w:id="411" w:author="John Patrick Mullin" w:date="2020-07-06T10:45:00Z">
            <w:rPr>
              <w:ins w:id="412" w:author="John Patrick Mullin" w:date="2020-07-06T10:19:00Z"/>
              <w:rFonts w:cs="Arial"/>
              <w:b/>
              <w:lang w:val="en-US"/>
            </w:rPr>
          </w:rPrChange>
        </w:rPr>
      </w:pPr>
      <w:ins w:id="413" w:author="John Patrick Mullin" w:date="2020-07-06T10:19:00Z">
        <w:r w:rsidRPr="00023D2C">
          <w:rPr>
            <w:rFonts w:ascii="Times New Roman" w:hAnsi="Times New Roman"/>
            <w:lang w:val="en-US"/>
            <w:rPrChange w:id="414" w:author="John Patrick Mullin" w:date="2020-07-06T10:45:00Z">
              <w:rPr>
                <w:rFonts w:cs="Arial"/>
                <w:lang w:val="en-US"/>
              </w:rPr>
            </w:rPrChange>
          </w:rPr>
          <w:t>The restriction in paragraph 6.1 does not apply to:</w:t>
        </w:r>
      </w:ins>
    </w:p>
    <w:p w14:paraId="5FE93F82" w14:textId="77777777" w:rsidR="00246680" w:rsidRPr="00023D2C" w:rsidRDefault="00246680" w:rsidP="00246680">
      <w:pPr>
        <w:rPr>
          <w:ins w:id="415" w:author="John Patrick Mullin" w:date="2020-07-06T10:19:00Z"/>
          <w:rFonts w:ascii="Times New Roman" w:hAnsi="Times New Roman" w:cs="Times New Roman"/>
          <w:sz w:val="20"/>
          <w:lang w:val="en-US"/>
          <w:rPrChange w:id="416" w:author="John Patrick Mullin" w:date="2020-07-06T10:45:00Z">
            <w:rPr>
              <w:ins w:id="417" w:author="John Patrick Mullin" w:date="2020-07-06T10:19:00Z"/>
              <w:rFonts w:cs="Arial"/>
              <w:sz w:val="20"/>
              <w:lang w:val="en-US"/>
            </w:rPr>
          </w:rPrChange>
        </w:rPr>
      </w:pPr>
    </w:p>
    <w:p w14:paraId="12363A2B" w14:textId="77777777" w:rsidR="00246680" w:rsidRPr="00023D2C" w:rsidRDefault="00246680" w:rsidP="00246680">
      <w:pPr>
        <w:pStyle w:val="StyleHeading3Before12ptAfter6ptLinespacingAtl"/>
        <w:spacing w:before="0" w:after="0" w:line="240" w:lineRule="auto"/>
        <w:rPr>
          <w:ins w:id="418" w:author="John Patrick Mullin" w:date="2020-07-06T10:19:00Z"/>
          <w:rFonts w:ascii="Times New Roman" w:hAnsi="Times New Roman"/>
          <w:b/>
          <w:lang w:val="en-US"/>
          <w:rPrChange w:id="419" w:author="John Patrick Mullin" w:date="2020-07-06T10:45:00Z">
            <w:rPr>
              <w:ins w:id="420" w:author="John Patrick Mullin" w:date="2020-07-06T10:19:00Z"/>
              <w:rFonts w:cs="Arial"/>
              <w:b/>
              <w:lang w:val="en-US"/>
            </w:rPr>
          </w:rPrChange>
        </w:rPr>
      </w:pPr>
      <w:ins w:id="421" w:author="John Patrick Mullin" w:date="2020-07-06T10:19:00Z">
        <w:r w:rsidRPr="00023D2C">
          <w:rPr>
            <w:rFonts w:ascii="Times New Roman" w:hAnsi="Times New Roman"/>
            <w:lang w:val="en-US"/>
            <w:rPrChange w:id="422" w:author="John Patrick Mullin" w:date="2020-07-06T10:45:00Z">
              <w:rPr>
                <w:rFonts w:cs="Arial"/>
                <w:lang w:val="en-US"/>
              </w:rPr>
            </w:rPrChange>
          </w:rPr>
          <w:t xml:space="preserve">any use or disclosure </w:t>
        </w:r>
        <w:proofErr w:type="spellStart"/>
        <w:r w:rsidRPr="00023D2C">
          <w:rPr>
            <w:rFonts w:ascii="Times New Roman" w:hAnsi="Times New Roman"/>
            <w:lang w:val="en-US"/>
            <w:rPrChange w:id="423" w:author="John Patrick Mullin" w:date="2020-07-06T10:45:00Z">
              <w:rPr>
                <w:rFonts w:cs="Arial"/>
                <w:lang w:val="en-US"/>
              </w:rPr>
            </w:rPrChange>
          </w:rPr>
          <w:t>authorised</w:t>
        </w:r>
        <w:proofErr w:type="spellEnd"/>
        <w:r w:rsidRPr="00023D2C">
          <w:rPr>
            <w:rFonts w:ascii="Times New Roman" w:hAnsi="Times New Roman"/>
            <w:lang w:val="en-US"/>
            <w:rPrChange w:id="424" w:author="John Patrick Mullin" w:date="2020-07-06T10:45:00Z">
              <w:rPr>
                <w:rFonts w:cs="Arial"/>
                <w:lang w:val="en-US"/>
              </w:rPr>
            </w:rPrChange>
          </w:rPr>
          <w:t xml:space="preserve"> by the Company or as required by law or regulation; or </w:t>
        </w:r>
      </w:ins>
    </w:p>
    <w:p w14:paraId="4562323A" w14:textId="77777777" w:rsidR="00246680" w:rsidRPr="00023D2C" w:rsidRDefault="00246680" w:rsidP="00246680">
      <w:pPr>
        <w:rPr>
          <w:ins w:id="425" w:author="John Patrick Mullin" w:date="2020-07-06T10:19:00Z"/>
          <w:rFonts w:ascii="Times New Roman" w:hAnsi="Times New Roman" w:cs="Times New Roman"/>
          <w:sz w:val="20"/>
          <w:lang w:val="en-US"/>
          <w:rPrChange w:id="426" w:author="John Patrick Mullin" w:date="2020-07-06T10:45:00Z">
            <w:rPr>
              <w:ins w:id="427" w:author="John Patrick Mullin" w:date="2020-07-06T10:19:00Z"/>
              <w:rFonts w:cs="Arial"/>
              <w:sz w:val="20"/>
              <w:lang w:val="en-US"/>
            </w:rPr>
          </w:rPrChange>
        </w:rPr>
      </w:pPr>
    </w:p>
    <w:p w14:paraId="632DB429" w14:textId="77777777" w:rsidR="00246680" w:rsidRPr="00023D2C" w:rsidRDefault="00246680" w:rsidP="00246680">
      <w:pPr>
        <w:pStyle w:val="StyleHeading3Before12ptAfter6ptLinespacingAtl"/>
        <w:spacing w:before="0" w:after="0" w:line="240" w:lineRule="auto"/>
        <w:rPr>
          <w:ins w:id="428" w:author="John Patrick Mullin" w:date="2020-07-06T10:19:00Z"/>
          <w:rFonts w:ascii="Times New Roman" w:hAnsi="Times New Roman"/>
          <w:b/>
          <w:lang w:val="en-US"/>
          <w:rPrChange w:id="429" w:author="John Patrick Mullin" w:date="2020-07-06T10:45:00Z">
            <w:rPr>
              <w:ins w:id="430" w:author="John Patrick Mullin" w:date="2020-07-06T10:19:00Z"/>
              <w:rFonts w:cs="Arial"/>
              <w:b/>
              <w:lang w:val="en-US"/>
            </w:rPr>
          </w:rPrChange>
        </w:rPr>
      </w:pPr>
      <w:ins w:id="431" w:author="John Patrick Mullin" w:date="2020-07-06T10:19:00Z">
        <w:r w:rsidRPr="00023D2C">
          <w:rPr>
            <w:rFonts w:ascii="Times New Roman" w:hAnsi="Times New Roman"/>
            <w:lang w:val="en-US"/>
            <w:rPrChange w:id="432" w:author="John Patrick Mullin" w:date="2020-07-06T10:45:00Z">
              <w:rPr>
                <w:rFonts w:cs="Arial"/>
                <w:lang w:val="en-US"/>
              </w:rPr>
            </w:rPrChange>
          </w:rPr>
          <w:t xml:space="preserve">any information which is already in, or comes into, the public domain otherwise than through </w:t>
        </w:r>
        <w:r w:rsidRPr="00023D2C">
          <w:rPr>
            <w:rFonts w:ascii="Times New Roman" w:hAnsi="Times New Roman"/>
            <w:rPrChange w:id="433" w:author="John Patrick Mullin" w:date="2020-07-06T10:45:00Z">
              <w:rPr>
                <w:rFonts w:cs="Arial"/>
              </w:rPr>
            </w:rPrChange>
          </w:rPr>
          <w:t>your</w:t>
        </w:r>
        <w:r w:rsidRPr="00023D2C">
          <w:rPr>
            <w:rFonts w:ascii="Times New Roman" w:hAnsi="Times New Roman"/>
            <w:lang w:val="en-US"/>
            <w:rPrChange w:id="434" w:author="John Patrick Mullin" w:date="2020-07-06T10:45:00Z">
              <w:rPr>
                <w:rFonts w:cs="Arial"/>
                <w:lang w:val="en-US"/>
              </w:rPr>
            </w:rPrChange>
          </w:rPr>
          <w:t xml:space="preserve"> </w:t>
        </w:r>
        <w:proofErr w:type="spellStart"/>
        <w:r w:rsidRPr="00023D2C">
          <w:rPr>
            <w:rFonts w:ascii="Times New Roman" w:hAnsi="Times New Roman"/>
            <w:lang w:val="en-US"/>
            <w:rPrChange w:id="435" w:author="John Patrick Mullin" w:date="2020-07-06T10:45:00Z">
              <w:rPr>
                <w:rFonts w:cs="Arial"/>
                <w:lang w:val="en-US"/>
              </w:rPr>
            </w:rPrChange>
          </w:rPr>
          <w:t>unauthorised</w:t>
        </w:r>
        <w:proofErr w:type="spellEnd"/>
        <w:r w:rsidRPr="00023D2C">
          <w:rPr>
            <w:rFonts w:ascii="Times New Roman" w:hAnsi="Times New Roman"/>
            <w:lang w:val="en-US"/>
            <w:rPrChange w:id="436" w:author="John Patrick Mullin" w:date="2020-07-06T10:45:00Z">
              <w:rPr>
                <w:rFonts w:cs="Arial"/>
                <w:lang w:val="en-US"/>
              </w:rPr>
            </w:rPrChange>
          </w:rPr>
          <w:t xml:space="preserve"> disclosure.</w:t>
        </w:r>
      </w:ins>
    </w:p>
    <w:p w14:paraId="6B65619B" w14:textId="77777777" w:rsidR="00246680" w:rsidRPr="00023D2C" w:rsidRDefault="00246680" w:rsidP="00246680">
      <w:pPr>
        <w:rPr>
          <w:ins w:id="437" w:author="John Patrick Mullin" w:date="2020-07-06T10:19:00Z"/>
          <w:rFonts w:ascii="Times New Roman" w:hAnsi="Times New Roman" w:cs="Times New Roman"/>
          <w:b/>
          <w:sz w:val="20"/>
          <w:lang w:val="en-US"/>
          <w:rPrChange w:id="438" w:author="John Patrick Mullin" w:date="2020-07-06T10:45:00Z">
            <w:rPr>
              <w:ins w:id="439" w:author="John Patrick Mullin" w:date="2020-07-06T10:19:00Z"/>
              <w:rFonts w:cs="Arial"/>
              <w:b/>
              <w:sz w:val="20"/>
              <w:lang w:val="en-US"/>
            </w:rPr>
          </w:rPrChange>
        </w:rPr>
      </w:pPr>
    </w:p>
    <w:p w14:paraId="2B5E79E9" w14:textId="77777777" w:rsidR="00246680" w:rsidRPr="00023D2C" w:rsidRDefault="00246680" w:rsidP="00246680">
      <w:pPr>
        <w:pStyle w:val="StyleHeading2Before12ptAfter6ptLinespacingAtl"/>
        <w:spacing w:before="0" w:after="0" w:line="240" w:lineRule="auto"/>
        <w:rPr>
          <w:ins w:id="440" w:author="John Patrick Mullin" w:date="2020-07-06T10:19:00Z"/>
          <w:rFonts w:ascii="Times New Roman" w:hAnsi="Times New Roman"/>
          <w:rPrChange w:id="441" w:author="John Patrick Mullin" w:date="2020-07-06T10:45:00Z">
            <w:rPr>
              <w:ins w:id="442" w:author="John Patrick Mullin" w:date="2020-07-06T10:19:00Z"/>
              <w:rFonts w:cs="Arial"/>
            </w:rPr>
          </w:rPrChange>
        </w:rPr>
      </w:pPr>
      <w:ins w:id="443" w:author="John Patrick Mullin" w:date="2020-07-06T10:19:00Z">
        <w:r w:rsidRPr="00023D2C">
          <w:rPr>
            <w:rFonts w:ascii="Times New Roman" w:hAnsi="Times New Roman"/>
            <w:rPrChange w:id="444" w:author="John Patrick Mullin" w:date="2020-07-06T10:45:00Z">
              <w:rPr>
                <w:rFonts w:cs="Arial"/>
              </w:rPr>
            </w:rPrChange>
          </w:rPr>
          <w:t xml:space="preserve">All documents, manuals, hardware and software provided for your use by the Company, and any data or documents (including copies) produced, maintained or stored on the Company's computer systems or other electronic equipment (including mobile phones if provided by the Company), remain the property of the Company and you shall return any of the same that are in your possession on termination of your Appointment. </w:t>
        </w:r>
      </w:ins>
    </w:p>
    <w:p w14:paraId="6277AA32" w14:textId="77777777" w:rsidR="00246680" w:rsidRPr="00023D2C" w:rsidRDefault="00246680" w:rsidP="00246680">
      <w:pPr>
        <w:pStyle w:val="StyleHeading2Before12ptAfter6ptLinespacingAtl"/>
        <w:numPr>
          <w:ilvl w:val="0"/>
          <w:numId w:val="0"/>
        </w:numPr>
        <w:spacing w:before="0" w:after="0" w:line="240" w:lineRule="auto"/>
        <w:ind w:left="720"/>
        <w:rPr>
          <w:ins w:id="445" w:author="John Patrick Mullin" w:date="2020-07-06T10:19:00Z"/>
          <w:rFonts w:ascii="Times New Roman" w:hAnsi="Times New Roman"/>
          <w:lang w:val="en-US"/>
          <w:rPrChange w:id="446" w:author="John Patrick Mullin" w:date="2020-07-06T10:45:00Z">
            <w:rPr>
              <w:ins w:id="447" w:author="John Patrick Mullin" w:date="2020-07-06T10:19:00Z"/>
              <w:rFonts w:cs="Arial"/>
              <w:lang w:val="en-US"/>
            </w:rPr>
          </w:rPrChange>
        </w:rPr>
      </w:pPr>
    </w:p>
    <w:p w14:paraId="23C9361A" w14:textId="77777777" w:rsidR="00246680" w:rsidRPr="00023D2C" w:rsidRDefault="00246680" w:rsidP="00246680">
      <w:pPr>
        <w:pStyle w:val="StyleHeading1Sectionh1MainHeadingNonumbers69AttributeHe"/>
        <w:spacing w:before="0" w:after="0" w:line="240" w:lineRule="auto"/>
        <w:rPr>
          <w:ins w:id="448" w:author="John Patrick Mullin" w:date="2020-07-06T10:19:00Z"/>
          <w:rFonts w:ascii="Times New Roman" w:hAnsi="Times New Roman"/>
          <w:rPrChange w:id="449" w:author="John Patrick Mullin" w:date="2020-07-06T10:45:00Z">
            <w:rPr>
              <w:ins w:id="450" w:author="John Patrick Mullin" w:date="2020-07-06T10:19:00Z"/>
              <w:rFonts w:cs="Arial"/>
            </w:rPr>
          </w:rPrChange>
        </w:rPr>
      </w:pPr>
      <w:ins w:id="451" w:author="John Patrick Mullin" w:date="2020-07-06T10:19:00Z">
        <w:r w:rsidRPr="00023D2C">
          <w:rPr>
            <w:rFonts w:ascii="Times New Roman" w:hAnsi="Times New Roman"/>
            <w:rPrChange w:id="452" w:author="John Patrick Mullin" w:date="2020-07-06T10:45:00Z">
              <w:rPr>
                <w:rFonts w:cs="Arial"/>
              </w:rPr>
            </w:rPrChange>
          </w:rPr>
          <w:t>Data protection</w:t>
        </w:r>
      </w:ins>
    </w:p>
    <w:p w14:paraId="792D5989" w14:textId="77777777" w:rsidR="00246680" w:rsidRPr="00023D2C" w:rsidRDefault="00246680" w:rsidP="00246680">
      <w:pPr>
        <w:pStyle w:val="StyleHeading1Sectionh1MainHeadingNonumbers69AttributeHe"/>
        <w:numPr>
          <w:ilvl w:val="0"/>
          <w:numId w:val="0"/>
        </w:numPr>
        <w:spacing w:before="0" w:after="0" w:line="240" w:lineRule="auto"/>
        <w:ind w:left="720"/>
        <w:rPr>
          <w:ins w:id="453" w:author="John Patrick Mullin" w:date="2020-07-06T10:19:00Z"/>
          <w:rFonts w:ascii="Times New Roman" w:hAnsi="Times New Roman"/>
          <w:rPrChange w:id="454" w:author="John Patrick Mullin" w:date="2020-07-06T10:45:00Z">
            <w:rPr>
              <w:ins w:id="455" w:author="John Patrick Mullin" w:date="2020-07-06T10:19:00Z"/>
              <w:rFonts w:cs="Arial"/>
            </w:rPr>
          </w:rPrChange>
        </w:rPr>
      </w:pPr>
    </w:p>
    <w:p w14:paraId="5BD0D1A8" w14:textId="77777777" w:rsidR="00246680" w:rsidRPr="00023D2C" w:rsidRDefault="00246680" w:rsidP="00246680">
      <w:pPr>
        <w:pStyle w:val="StyleHeading2Before12ptAfter6ptLinespacingAtl"/>
        <w:numPr>
          <w:ilvl w:val="0"/>
          <w:numId w:val="0"/>
        </w:numPr>
        <w:spacing w:before="0" w:after="0" w:line="240" w:lineRule="auto"/>
        <w:ind w:left="720"/>
        <w:rPr>
          <w:ins w:id="456" w:author="John Patrick Mullin" w:date="2020-07-06T10:19:00Z"/>
          <w:rFonts w:ascii="Times New Roman" w:hAnsi="Times New Roman"/>
          <w:rPrChange w:id="457" w:author="John Patrick Mullin" w:date="2020-07-06T10:45:00Z">
            <w:rPr>
              <w:ins w:id="458" w:author="John Patrick Mullin" w:date="2020-07-06T10:19:00Z"/>
              <w:rFonts w:cs="Arial"/>
            </w:rPr>
          </w:rPrChange>
        </w:rPr>
      </w:pPr>
      <w:ins w:id="459" w:author="John Patrick Mullin" w:date="2020-07-06T10:19:00Z">
        <w:r w:rsidRPr="00023D2C">
          <w:rPr>
            <w:rFonts w:ascii="Times New Roman" w:hAnsi="Times New Roman"/>
            <w:rPrChange w:id="460" w:author="John Patrick Mullin" w:date="2020-07-06T10:45:00Z">
              <w:rPr>
                <w:rFonts w:cs="Arial"/>
              </w:rPr>
            </w:rPrChange>
          </w:rPr>
          <w:t xml:space="preserve">You are requested to sign the Personal Information Collection Statement annexed to this letter at Annex </w:t>
        </w:r>
        <w:r w:rsidRPr="00023D2C">
          <w:rPr>
            <w:rFonts w:ascii="Times New Roman" w:hAnsi="Times New Roman"/>
            <w:b/>
            <w:rPrChange w:id="461" w:author="John Patrick Mullin" w:date="2020-07-06T10:45:00Z">
              <w:rPr>
                <w:rFonts w:cs="Arial"/>
                <w:b/>
              </w:rPr>
            </w:rPrChange>
          </w:rPr>
          <w:t>[</w:t>
        </w:r>
        <w:r w:rsidRPr="00023D2C">
          <w:rPr>
            <w:rFonts w:ascii="Times New Roman" w:hAnsi="Times New Roman"/>
            <w:rPrChange w:id="462" w:author="John Patrick Mullin" w:date="2020-07-06T10:45:00Z">
              <w:rPr>
                <w:rFonts w:cs="Arial"/>
              </w:rPr>
            </w:rPrChange>
          </w:rPr>
          <w:t>B</w:t>
        </w:r>
        <w:r w:rsidRPr="00023D2C">
          <w:rPr>
            <w:rFonts w:ascii="Times New Roman" w:hAnsi="Times New Roman"/>
            <w:b/>
            <w:rPrChange w:id="463" w:author="John Patrick Mullin" w:date="2020-07-06T10:45:00Z">
              <w:rPr>
                <w:rFonts w:cs="Arial"/>
                <w:b/>
              </w:rPr>
            </w:rPrChange>
          </w:rPr>
          <w:t>]</w:t>
        </w:r>
        <w:r w:rsidRPr="00023D2C">
          <w:rPr>
            <w:rFonts w:ascii="Times New Roman" w:hAnsi="Times New Roman"/>
            <w:rPrChange w:id="464" w:author="John Patrick Mullin" w:date="2020-07-06T10:45:00Z">
              <w:rPr>
                <w:rFonts w:cs="Arial"/>
              </w:rPr>
            </w:rPrChange>
          </w:rPr>
          <w:t xml:space="preserve"> and to return the signed version to the Company with your signed copy of this letter. </w:t>
        </w:r>
      </w:ins>
    </w:p>
    <w:p w14:paraId="750801A7" w14:textId="77777777" w:rsidR="00246680" w:rsidRPr="00023D2C" w:rsidRDefault="00246680" w:rsidP="00246680">
      <w:pPr>
        <w:rPr>
          <w:ins w:id="465" w:author="John Patrick Mullin" w:date="2020-07-06T10:19:00Z"/>
          <w:rFonts w:ascii="Times New Roman" w:hAnsi="Times New Roman" w:cs="Times New Roman"/>
          <w:sz w:val="20"/>
          <w:rPrChange w:id="466" w:author="John Patrick Mullin" w:date="2020-07-06T10:45:00Z">
            <w:rPr>
              <w:ins w:id="467" w:author="John Patrick Mullin" w:date="2020-07-06T10:19:00Z"/>
              <w:rFonts w:cs="Arial"/>
              <w:sz w:val="20"/>
            </w:rPr>
          </w:rPrChange>
        </w:rPr>
      </w:pPr>
    </w:p>
    <w:p w14:paraId="4F346BE3" w14:textId="77777777" w:rsidR="00246680" w:rsidRPr="00023D2C" w:rsidRDefault="00246680" w:rsidP="00246680">
      <w:pPr>
        <w:pStyle w:val="StyleHeading1Sectionh1MainHeadingNonumbers69AttributeHe"/>
        <w:spacing w:before="0" w:after="0" w:line="240" w:lineRule="auto"/>
        <w:rPr>
          <w:ins w:id="468" w:author="John Patrick Mullin" w:date="2020-07-06T10:19:00Z"/>
          <w:rFonts w:ascii="Times New Roman" w:hAnsi="Times New Roman"/>
          <w:rPrChange w:id="469" w:author="John Patrick Mullin" w:date="2020-07-06T10:45:00Z">
            <w:rPr>
              <w:ins w:id="470" w:author="John Patrick Mullin" w:date="2020-07-06T10:19:00Z"/>
              <w:rFonts w:cs="Arial"/>
            </w:rPr>
          </w:rPrChange>
        </w:rPr>
      </w:pPr>
      <w:ins w:id="471" w:author="John Patrick Mullin" w:date="2020-07-06T10:19:00Z">
        <w:r w:rsidRPr="00023D2C">
          <w:rPr>
            <w:rFonts w:ascii="Times New Roman" w:hAnsi="Times New Roman"/>
            <w:rPrChange w:id="472" w:author="John Patrick Mullin" w:date="2020-07-06T10:45:00Z">
              <w:rPr>
                <w:rFonts w:cs="Arial"/>
              </w:rPr>
            </w:rPrChange>
          </w:rPr>
          <w:t>Intellectual property</w:t>
        </w:r>
      </w:ins>
    </w:p>
    <w:p w14:paraId="291BC5FF" w14:textId="77777777" w:rsidR="00246680" w:rsidRPr="00023D2C" w:rsidRDefault="00246680" w:rsidP="00246680">
      <w:pPr>
        <w:rPr>
          <w:ins w:id="473" w:author="John Patrick Mullin" w:date="2020-07-06T10:19:00Z"/>
          <w:rFonts w:ascii="Times New Roman" w:hAnsi="Times New Roman" w:cs="Times New Roman"/>
          <w:sz w:val="20"/>
          <w:rPrChange w:id="474" w:author="John Patrick Mullin" w:date="2020-07-06T10:45:00Z">
            <w:rPr>
              <w:ins w:id="475" w:author="John Patrick Mullin" w:date="2020-07-06T10:19:00Z"/>
              <w:rFonts w:cs="Arial"/>
              <w:sz w:val="20"/>
            </w:rPr>
          </w:rPrChange>
        </w:rPr>
      </w:pPr>
    </w:p>
    <w:p w14:paraId="29879C02" w14:textId="77777777" w:rsidR="00246680" w:rsidRPr="00023D2C" w:rsidRDefault="00246680" w:rsidP="00246680">
      <w:pPr>
        <w:pStyle w:val="StyleHeading2Before12ptAfter6ptLinespacingAtl"/>
        <w:spacing w:before="0" w:after="0" w:line="240" w:lineRule="auto"/>
        <w:rPr>
          <w:ins w:id="476" w:author="John Patrick Mullin" w:date="2020-07-06T10:19:00Z"/>
          <w:rFonts w:ascii="Times New Roman" w:hAnsi="Times New Roman"/>
          <w:b/>
          <w:lang w:val="en-US"/>
          <w:rPrChange w:id="477" w:author="John Patrick Mullin" w:date="2020-07-06T10:45:00Z">
            <w:rPr>
              <w:ins w:id="478" w:author="John Patrick Mullin" w:date="2020-07-06T10:19:00Z"/>
              <w:rFonts w:cs="Arial"/>
              <w:b/>
              <w:lang w:val="en-US"/>
            </w:rPr>
          </w:rPrChange>
        </w:rPr>
      </w:pPr>
      <w:ins w:id="479" w:author="John Patrick Mullin" w:date="2020-07-06T10:19:00Z">
        <w:r w:rsidRPr="00023D2C">
          <w:rPr>
            <w:rFonts w:ascii="Times New Roman" w:hAnsi="Times New Roman"/>
            <w:rPrChange w:id="480" w:author="John Patrick Mullin" w:date="2020-07-06T10:45:00Z">
              <w:rPr>
                <w:rFonts w:cs="Arial"/>
              </w:rPr>
            </w:rPrChange>
          </w:rPr>
          <w:t xml:space="preserve">You hereby assign </w:t>
        </w:r>
        <w:r w:rsidRPr="00023D2C">
          <w:rPr>
            <w:rFonts w:ascii="Times New Roman" w:hAnsi="Times New Roman"/>
            <w:lang w:val="en-US"/>
            <w:rPrChange w:id="481" w:author="John Patrick Mullin" w:date="2020-07-06T10:45:00Z">
              <w:rPr>
                <w:rFonts w:cs="Arial"/>
                <w:lang w:val="en-US"/>
              </w:rPr>
            </w:rPrChange>
          </w:rPr>
          <w:t>to the Company irrevocably and unconditionally all existing and future intellectual property rights (including, without limitation, patents, copyright and related rights) and inventions arising from the Services.  You agree promptly to execute all documents and do all acts as may, in the opinion of the Company, be necessary to give effect to this paragraph 8.</w:t>
        </w:r>
      </w:ins>
    </w:p>
    <w:p w14:paraId="5278C06F" w14:textId="77777777" w:rsidR="00246680" w:rsidRPr="00023D2C" w:rsidRDefault="00246680" w:rsidP="00246680">
      <w:pPr>
        <w:rPr>
          <w:ins w:id="482" w:author="John Patrick Mullin" w:date="2020-07-06T10:19:00Z"/>
          <w:rFonts w:ascii="Times New Roman" w:hAnsi="Times New Roman" w:cs="Times New Roman"/>
          <w:sz w:val="20"/>
          <w:lang w:val="en-US"/>
          <w:rPrChange w:id="483" w:author="John Patrick Mullin" w:date="2020-07-06T10:45:00Z">
            <w:rPr>
              <w:ins w:id="484" w:author="John Patrick Mullin" w:date="2020-07-06T10:19:00Z"/>
              <w:rFonts w:cs="Arial"/>
              <w:sz w:val="20"/>
              <w:lang w:val="en-US"/>
            </w:rPr>
          </w:rPrChange>
        </w:rPr>
      </w:pPr>
    </w:p>
    <w:p w14:paraId="7D7B35A4" w14:textId="77777777" w:rsidR="00246680" w:rsidRPr="00023D2C" w:rsidRDefault="00246680" w:rsidP="00246680">
      <w:pPr>
        <w:pStyle w:val="StyleHeading2Before12ptAfter6ptLinespacingAtl"/>
        <w:spacing w:before="0" w:after="0" w:line="240" w:lineRule="auto"/>
        <w:rPr>
          <w:ins w:id="485" w:author="John Patrick Mullin" w:date="2020-07-06T10:19:00Z"/>
          <w:rFonts w:ascii="Times New Roman" w:hAnsi="Times New Roman"/>
          <w:lang w:val="en-US"/>
          <w:rPrChange w:id="486" w:author="John Patrick Mullin" w:date="2020-07-06T10:45:00Z">
            <w:rPr>
              <w:ins w:id="487" w:author="John Patrick Mullin" w:date="2020-07-06T10:19:00Z"/>
              <w:rFonts w:cs="Arial"/>
              <w:lang w:val="en-US"/>
            </w:rPr>
          </w:rPrChange>
        </w:rPr>
      </w:pPr>
      <w:ins w:id="488" w:author="John Patrick Mullin" w:date="2020-07-06T10:19:00Z">
        <w:r w:rsidRPr="00023D2C">
          <w:rPr>
            <w:rFonts w:ascii="Times New Roman" w:hAnsi="Times New Roman"/>
            <w:lang w:val="en-US"/>
            <w:rPrChange w:id="489" w:author="John Patrick Mullin" w:date="2020-07-06T10:45:00Z">
              <w:rPr>
                <w:rFonts w:cs="Arial"/>
                <w:lang w:val="en-US"/>
              </w:rPr>
            </w:rPrChange>
          </w:rPr>
          <w:t>To the extent that you own or control (presently or in the future) any intellectual property rights that block or interfere with the rights assigned to the Company under this letter (“</w:t>
        </w:r>
        <w:r w:rsidRPr="00023D2C">
          <w:rPr>
            <w:rFonts w:ascii="Times New Roman" w:hAnsi="Times New Roman"/>
            <w:b/>
            <w:lang w:val="en-US"/>
            <w:rPrChange w:id="490" w:author="John Patrick Mullin" w:date="2020-07-06T10:45:00Z">
              <w:rPr>
                <w:rFonts w:cs="Arial"/>
                <w:b/>
                <w:lang w:val="en-US"/>
              </w:rPr>
            </w:rPrChange>
          </w:rPr>
          <w:t>Related Rights</w:t>
        </w:r>
        <w:r w:rsidRPr="00023D2C">
          <w:rPr>
            <w:rFonts w:ascii="Times New Roman" w:hAnsi="Times New Roman"/>
            <w:lang w:val="en-US"/>
            <w:rPrChange w:id="491" w:author="John Patrick Mullin" w:date="2020-07-06T10:45:00Z">
              <w:rPr>
                <w:rFonts w:cs="Arial"/>
                <w:lang w:val="en-US"/>
              </w:rPr>
            </w:rPrChange>
          </w:rPr>
          <w:t xml:space="preserve">”), you hereby grant or will cause to be granted to the Company an exclusive, royalty-free, irrevocable, perpetual, transferable, worldwide </w:t>
        </w:r>
        <w:proofErr w:type="spellStart"/>
        <w:r w:rsidRPr="00023D2C">
          <w:rPr>
            <w:rFonts w:ascii="Times New Roman" w:hAnsi="Times New Roman"/>
            <w:lang w:val="en-US"/>
            <w:rPrChange w:id="492" w:author="John Patrick Mullin" w:date="2020-07-06T10:45:00Z">
              <w:rPr>
                <w:rFonts w:cs="Arial"/>
                <w:lang w:val="en-US"/>
              </w:rPr>
            </w:rPrChange>
          </w:rPr>
          <w:t>licence</w:t>
        </w:r>
        <w:proofErr w:type="spellEnd"/>
        <w:r w:rsidRPr="00023D2C">
          <w:rPr>
            <w:rFonts w:ascii="Times New Roman" w:hAnsi="Times New Roman"/>
            <w:lang w:val="en-US"/>
            <w:rPrChange w:id="493" w:author="John Patrick Mullin" w:date="2020-07-06T10:45:00Z">
              <w:rPr>
                <w:rFonts w:cs="Arial"/>
                <w:lang w:val="en-US"/>
              </w:rPr>
            </w:rPrChange>
          </w:rPr>
          <w:t xml:space="preserve"> (with the right to sublicense) to, without limitation, use, sell, import, copy and display any products, software, hardware, methods or materials of any kind that are covered by such Related Rights, to the extent necessary to enable the Company to exercise all of the rights assigned to the Company under this letter.</w:t>
        </w:r>
      </w:ins>
    </w:p>
    <w:p w14:paraId="7AC5D42E" w14:textId="77777777" w:rsidR="00246680" w:rsidRPr="00023D2C" w:rsidRDefault="00246680" w:rsidP="00246680">
      <w:pPr>
        <w:rPr>
          <w:ins w:id="494" w:author="John Patrick Mullin" w:date="2020-07-06T10:19:00Z"/>
          <w:rFonts w:ascii="Times New Roman" w:hAnsi="Times New Roman" w:cs="Times New Roman"/>
          <w:sz w:val="20"/>
          <w:lang w:val="en-US"/>
          <w:rPrChange w:id="495" w:author="John Patrick Mullin" w:date="2020-07-06T10:45:00Z">
            <w:rPr>
              <w:ins w:id="496" w:author="John Patrick Mullin" w:date="2020-07-06T10:19:00Z"/>
              <w:rFonts w:cs="Arial"/>
              <w:sz w:val="20"/>
              <w:lang w:val="en-US"/>
            </w:rPr>
          </w:rPrChange>
        </w:rPr>
      </w:pPr>
    </w:p>
    <w:p w14:paraId="1269CF71" w14:textId="77777777" w:rsidR="00246680" w:rsidRPr="00023D2C" w:rsidRDefault="00246680" w:rsidP="00246680">
      <w:pPr>
        <w:pStyle w:val="StyleHeading2Before12ptAfter6ptLinespacingAtl"/>
        <w:spacing w:before="0" w:after="0" w:line="240" w:lineRule="auto"/>
        <w:rPr>
          <w:ins w:id="497" w:author="John Patrick Mullin" w:date="2020-07-06T10:19:00Z"/>
          <w:rFonts w:ascii="Times New Roman" w:hAnsi="Times New Roman"/>
          <w:rPrChange w:id="498" w:author="John Patrick Mullin" w:date="2020-07-06T10:45:00Z">
            <w:rPr>
              <w:ins w:id="499" w:author="John Patrick Mullin" w:date="2020-07-06T10:19:00Z"/>
              <w:rFonts w:cs="Arial"/>
            </w:rPr>
          </w:rPrChange>
        </w:rPr>
      </w:pPr>
      <w:ins w:id="500" w:author="John Patrick Mullin" w:date="2020-07-06T10:19:00Z">
        <w:r w:rsidRPr="00023D2C">
          <w:rPr>
            <w:rFonts w:ascii="Times New Roman" w:hAnsi="Times New Roman"/>
            <w:lang w:val="en-US"/>
            <w:rPrChange w:id="501" w:author="John Patrick Mullin" w:date="2020-07-06T10:45:00Z">
              <w:rPr>
                <w:rFonts w:cs="Arial"/>
                <w:lang w:val="en-US"/>
              </w:rPr>
            </w:rPrChange>
          </w:rPr>
          <w:t>You hereby irrevocably waive all moral rights under the applicable intellectual property rights laws (and all similar rights in other jurisdictions) which you have or will have in any existing or future works.</w:t>
        </w:r>
      </w:ins>
    </w:p>
    <w:p w14:paraId="0047D6BB" w14:textId="77777777" w:rsidR="00246680" w:rsidRPr="00023D2C" w:rsidRDefault="00246680" w:rsidP="00246680">
      <w:pPr>
        <w:rPr>
          <w:ins w:id="502" w:author="John Patrick Mullin" w:date="2020-07-06T10:19:00Z"/>
          <w:rFonts w:ascii="Times New Roman" w:hAnsi="Times New Roman" w:cs="Times New Roman"/>
          <w:sz w:val="20"/>
          <w:rPrChange w:id="503" w:author="John Patrick Mullin" w:date="2020-07-06T10:45:00Z">
            <w:rPr>
              <w:ins w:id="504" w:author="John Patrick Mullin" w:date="2020-07-06T10:19:00Z"/>
              <w:rFonts w:cs="Arial"/>
              <w:sz w:val="20"/>
            </w:rPr>
          </w:rPrChange>
        </w:rPr>
      </w:pPr>
    </w:p>
    <w:p w14:paraId="5F056BA5" w14:textId="77777777" w:rsidR="00246680" w:rsidRPr="00023D2C" w:rsidRDefault="00246680" w:rsidP="00246680">
      <w:pPr>
        <w:pStyle w:val="StyleHeading1Sectionh1MainHeadingNonumbers69AttributeHe"/>
        <w:spacing w:before="0" w:after="0" w:line="240" w:lineRule="auto"/>
        <w:rPr>
          <w:ins w:id="505" w:author="John Patrick Mullin" w:date="2020-07-06T10:19:00Z"/>
          <w:rFonts w:ascii="Times New Roman" w:hAnsi="Times New Roman"/>
          <w:rPrChange w:id="506" w:author="John Patrick Mullin" w:date="2020-07-06T10:45:00Z">
            <w:rPr>
              <w:ins w:id="507" w:author="John Patrick Mullin" w:date="2020-07-06T10:19:00Z"/>
              <w:rFonts w:cs="Arial"/>
            </w:rPr>
          </w:rPrChange>
        </w:rPr>
      </w:pPr>
      <w:ins w:id="508" w:author="John Patrick Mullin" w:date="2020-07-06T10:19:00Z">
        <w:r w:rsidRPr="00023D2C">
          <w:rPr>
            <w:rFonts w:ascii="Times New Roman" w:hAnsi="Times New Roman"/>
            <w:rPrChange w:id="509" w:author="John Patrick Mullin" w:date="2020-07-06T10:45:00Z">
              <w:rPr>
                <w:rFonts w:cs="Arial"/>
              </w:rPr>
            </w:rPrChange>
          </w:rPr>
          <w:lastRenderedPageBreak/>
          <w:t>Termination</w:t>
        </w:r>
      </w:ins>
    </w:p>
    <w:p w14:paraId="6DFF7D1F" w14:textId="77777777" w:rsidR="00246680" w:rsidRPr="00023D2C" w:rsidRDefault="00246680" w:rsidP="00246680">
      <w:pPr>
        <w:rPr>
          <w:ins w:id="510" w:author="John Patrick Mullin" w:date="2020-07-06T10:19:00Z"/>
          <w:rFonts w:ascii="Times New Roman" w:hAnsi="Times New Roman" w:cs="Times New Roman"/>
          <w:sz w:val="20"/>
          <w:rPrChange w:id="511" w:author="John Patrick Mullin" w:date="2020-07-06T10:45:00Z">
            <w:rPr>
              <w:ins w:id="512" w:author="John Patrick Mullin" w:date="2020-07-06T10:19:00Z"/>
              <w:rFonts w:cs="Arial"/>
              <w:sz w:val="20"/>
            </w:rPr>
          </w:rPrChange>
        </w:rPr>
      </w:pPr>
    </w:p>
    <w:p w14:paraId="7D6FF0DD" w14:textId="77777777" w:rsidR="00246680" w:rsidRPr="00023D2C" w:rsidRDefault="00246680" w:rsidP="00246680">
      <w:pPr>
        <w:ind w:left="720"/>
        <w:rPr>
          <w:ins w:id="513" w:author="John Patrick Mullin" w:date="2020-07-06T10:19:00Z"/>
          <w:rFonts w:ascii="Times New Roman" w:hAnsi="Times New Roman" w:cs="Times New Roman"/>
          <w:sz w:val="20"/>
          <w:lang w:val="en-US"/>
          <w:rPrChange w:id="514" w:author="John Patrick Mullin" w:date="2020-07-06T10:45:00Z">
            <w:rPr>
              <w:ins w:id="515" w:author="John Patrick Mullin" w:date="2020-07-06T10:19:00Z"/>
              <w:rFonts w:cs="Arial"/>
              <w:sz w:val="20"/>
              <w:lang w:val="en-US"/>
            </w:rPr>
          </w:rPrChange>
        </w:rPr>
      </w:pPr>
      <w:ins w:id="516" w:author="John Patrick Mullin" w:date="2020-07-06T10:19:00Z">
        <w:r w:rsidRPr="00023D2C">
          <w:rPr>
            <w:rFonts w:ascii="Times New Roman" w:hAnsi="Times New Roman" w:cs="Times New Roman"/>
            <w:sz w:val="20"/>
            <w:lang w:val="en-US"/>
            <w:rPrChange w:id="517" w:author="John Patrick Mullin" w:date="2020-07-06T10:45:00Z">
              <w:rPr>
                <w:rFonts w:cs="Arial"/>
                <w:sz w:val="20"/>
                <w:lang w:val="en-US"/>
              </w:rPr>
            </w:rPrChange>
          </w:rPr>
          <w:t>The Company may at any time terminate your Appointment with immediate effect with no liability to make any further payment to you (other than in respect of the agreed and accrued remuneration contained paragraph 3) if:</w:t>
        </w:r>
      </w:ins>
    </w:p>
    <w:p w14:paraId="4A784FFC" w14:textId="77777777" w:rsidR="00246680" w:rsidRPr="00023D2C" w:rsidRDefault="00246680" w:rsidP="00246680">
      <w:pPr>
        <w:rPr>
          <w:ins w:id="518" w:author="John Patrick Mullin" w:date="2020-07-06T10:19:00Z"/>
          <w:rFonts w:ascii="Times New Roman" w:hAnsi="Times New Roman" w:cs="Times New Roman"/>
          <w:sz w:val="20"/>
          <w:lang w:val="en-US"/>
          <w:rPrChange w:id="519" w:author="John Patrick Mullin" w:date="2020-07-06T10:45:00Z">
            <w:rPr>
              <w:ins w:id="520" w:author="John Patrick Mullin" w:date="2020-07-06T10:19:00Z"/>
              <w:rFonts w:cs="Arial"/>
              <w:sz w:val="20"/>
              <w:lang w:val="en-US"/>
            </w:rPr>
          </w:rPrChange>
        </w:rPr>
      </w:pPr>
    </w:p>
    <w:p w14:paraId="04A16093" w14:textId="77777777" w:rsidR="00246680" w:rsidRPr="00023D2C" w:rsidRDefault="00246680" w:rsidP="00246680">
      <w:pPr>
        <w:pStyle w:val="StyleHeading3Before12ptAfter6ptLinespacingAtl"/>
        <w:spacing w:before="0" w:after="0" w:line="240" w:lineRule="auto"/>
        <w:rPr>
          <w:ins w:id="521" w:author="John Patrick Mullin" w:date="2020-07-06T10:19:00Z"/>
          <w:rFonts w:ascii="Times New Roman" w:hAnsi="Times New Roman"/>
          <w:b/>
          <w:lang w:val="en-US"/>
          <w:rPrChange w:id="522" w:author="John Patrick Mullin" w:date="2020-07-06T10:45:00Z">
            <w:rPr>
              <w:ins w:id="523" w:author="John Patrick Mullin" w:date="2020-07-06T10:19:00Z"/>
              <w:rFonts w:cs="Arial"/>
              <w:b/>
              <w:lang w:val="en-US"/>
            </w:rPr>
          </w:rPrChange>
        </w:rPr>
      </w:pPr>
      <w:ins w:id="524" w:author="John Patrick Mullin" w:date="2020-07-06T10:19:00Z">
        <w:r w:rsidRPr="00023D2C">
          <w:rPr>
            <w:rFonts w:ascii="Times New Roman" w:hAnsi="Times New Roman"/>
            <w:rPrChange w:id="525" w:author="John Patrick Mullin" w:date="2020-07-06T10:45:00Z">
              <w:rPr>
                <w:rFonts w:cs="Arial"/>
              </w:rPr>
            </w:rPrChange>
          </w:rPr>
          <w:t xml:space="preserve">a majority of the </w:t>
        </w:r>
        <w:r w:rsidRPr="00023D2C">
          <w:rPr>
            <w:rFonts w:ascii="Times New Roman" w:hAnsi="Times New Roman"/>
            <w:lang w:val="en-US"/>
            <w:rPrChange w:id="526" w:author="John Patrick Mullin" w:date="2020-07-06T10:45:00Z">
              <w:rPr>
                <w:rFonts w:cs="Arial"/>
                <w:lang w:val="en-US"/>
              </w:rPr>
            </w:rPrChange>
          </w:rPr>
          <w:t>members of the board of directors of the Company deem it advisable that your appointment be terminated;</w:t>
        </w:r>
      </w:ins>
    </w:p>
    <w:p w14:paraId="3E029BB4" w14:textId="77777777" w:rsidR="00246680" w:rsidRPr="00023D2C" w:rsidRDefault="00246680" w:rsidP="00246680">
      <w:pPr>
        <w:rPr>
          <w:ins w:id="527" w:author="John Patrick Mullin" w:date="2020-07-06T10:19:00Z"/>
          <w:rFonts w:ascii="Times New Roman" w:hAnsi="Times New Roman" w:cs="Times New Roman"/>
          <w:sz w:val="20"/>
          <w:lang w:val="en-US"/>
          <w:rPrChange w:id="528" w:author="John Patrick Mullin" w:date="2020-07-06T10:45:00Z">
            <w:rPr>
              <w:ins w:id="529" w:author="John Patrick Mullin" w:date="2020-07-06T10:19:00Z"/>
              <w:rFonts w:cs="Arial"/>
              <w:sz w:val="20"/>
              <w:lang w:val="en-US"/>
            </w:rPr>
          </w:rPrChange>
        </w:rPr>
      </w:pPr>
    </w:p>
    <w:p w14:paraId="051C19FE" w14:textId="77777777" w:rsidR="00246680" w:rsidRPr="00023D2C" w:rsidRDefault="00246680" w:rsidP="00246680">
      <w:pPr>
        <w:pStyle w:val="StyleHeading3Before12ptAfter6ptLinespacingAtl"/>
        <w:spacing w:before="0" w:after="0" w:line="240" w:lineRule="auto"/>
        <w:rPr>
          <w:ins w:id="530" w:author="John Patrick Mullin" w:date="2020-07-06T10:19:00Z"/>
          <w:rFonts w:ascii="Times New Roman" w:hAnsi="Times New Roman"/>
          <w:b/>
          <w:lang w:val="en-US"/>
          <w:rPrChange w:id="531" w:author="John Patrick Mullin" w:date="2020-07-06T10:45:00Z">
            <w:rPr>
              <w:ins w:id="532" w:author="John Patrick Mullin" w:date="2020-07-06T10:19:00Z"/>
              <w:rFonts w:cs="Arial"/>
              <w:b/>
              <w:lang w:val="en-US"/>
            </w:rPr>
          </w:rPrChange>
        </w:rPr>
      </w:pPr>
      <w:ins w:id="533" w:author="John Patrick Mullin" w:date="2020-07-06T10:19:00Z">
        <w:r w:rsidRPr="00023D2C">
          <w:rPr>
            <w:rFonts w:ascii="Times New Roman" w:hAnsi="Times New Roman"/>
            <w:lang w:val="en-US"/>
            <w:rPrChange w:id="534" w:author="John Patrick Mullin" w:date="2020-07-06T10:45:00Z">
              <w:rPr>
                <w:rFonts w:cs="Arial"/>
                <w:lang w:val="en-US"/>
              </w:rPr>
            </w:rPrChange>
          </w:rPr>
          <w:t>you are in material breach of any of your obligations under this letter; or</w:t>
        </w:r>
      </w:ins>
    </w:p>
    <w:p w14:paraId="221DD155" w14:textId="77777777" w:rsidR="00246680" w:rsidRPr="00023D2C" w:rsidRDefault="00246680" w:rsidP="00246680">
      <w:pPr>
        <w:rPr>
          <w:ins w:id="535" w:author="John Patrick Mullin" w:date="2020-07-06T10:19:00Z"/>
          <w:rFonts w:ascii="Times New Roman" w:hAnsi="Times New Roman" w:cs="Times New Roman"/>
          <w:sz w:val="20"/>
          <w:lang w:val="en-US"/>
          <w:rPrChange w:id="536" w:author="John Patrick Mullin" w:date="2020-07-06T10:45:00Z">
            <w:rPr>
              <w:ins w:id="537" w:author="John Patrick Mullin" w:date="2020-07-06T10:19:00Z"/>
              <w:rFonts w:cs="Arial"/>
              <w:sz w:val="20"/>
              <w:lang w:val="en-US"/>
            </w:rPr>
          </w:rPrChange>
        </w:rPr>
      </w:pPr>
    </w:p>
    <w:p w14:paraId="6CF47C39" w14:textId="77777777" w:rsidR="00246680" w:rsidRPr="00023D2C" w:rsidRDefault="00246680" w:rsidP="00246680">
      <w:pPr>
        <w:pStyle w:val="StyleHeading3Before12ptAfter6ptLinespacingAtl"/>
        <w:spacing w:before="0" w:after="0" w:line="240" w:lineRule="auto"/>
        <w:rPr>
          <w:ins w:id="538" w:author="John Patrick Mullin" w:date="2020-07-06T10:19:00Z"/>
          <w:rFonts w:ascii="Times New Roman" w:hAnsi="Times New Roman"/>
          <w:rPrChange w:id="539" w:author="John Patrick Mullin" w:date="2020-07-06T10:45:00Z">
            <w:rPr>
              <w:ins w:id="540" w:author="John Patrick Mullin" w:date="2020-07-06T10:19:00Z"/>
              <w:rFonts w:cs="Arial"/>
            </w:rPr>
          </w:rPrChange>
        </w:rPr>
      </w:pPr>
      <w:ins w:id="541" w:author="John Patrick Mullin" w:date="2020-07-06T10:19:00Z">
        <w:r w:rsidRPr="00023D2C">
          <w:rPr>
            <w:rFonts w:ascii="Times New Roman" w:hAnsi="Times New Roman"/>
            <w:lang w:val="en-US"/>
            <w:rPrChange w:id="542" w:author="John Patrick Mullin" w:date="2020-07-06T10:45:00Z">
              <w:rPr>
                <w:rFonts w:cs="Arial"/>
                <w:lang w:val="en-US"/>
              </w:rPr>
            </w:rPrChange>
          </w:rPr>
          <w:t>other than as a result of illness or accident, after notice in writing, you willfully neglect to provide or fail to remedy any default in providing the Services.</w:t>
        </w:r>
      </w:ins>
    </w:p>
    <w:p w14:paraId="7A4E8872" w14:textId="77777777" w:rsidR="00246680" w:rsidRPr="00023D2C" w:rsidRDefault="00246680" w:rsidP="00246680">
      <w:pPr>
        <w:rPr>
          <w:ins w:id="543" w:author="John Patrick Mullin" w:date="2020-07-06T10:19:00Z"/>
          <w:rFonts w:ascii="Times New Roman" w:hAnsi="Times New Roman" w:cs="Times New Roman"/>
          <w:sz w:val="20"/>
          <w:rPrChange w:id="544" w:author="John Patrick Mullin" w:date="2020-07-06T10:45:00Z">
            <w:rPr>
              <w:ins w:id="545" w:author="John Patrick Mullin" w:date="2020-07-06T10:19:00Z"/>
              <w:rFonts w:cs="Arial"/>
              <w:sz w:val="20"/>
            </w:rPr>
          </w:rPrChange>
        </w:rPr>
      </w:pPr>
    </w:p>
    <w:p w14:paraId="31D5736D" w14:textId="77777777" w:rsidR="00246680" w:rsidRPr="00023D2C" w:rsidRDefault="00246680" w:rsidP="00246680">
      <w:pPr>
        <w:pStyle w:val="StyleHeading1Sectionh1MainHeadingNonumbers69AttributeHe"/>
        <w:spacing w:before="0" w:after="0" w:line="240" w:lineRule="auto"/>
        <w:rPr>
          <w:ins w:id="546" w:author="John Patrick Mullin" w:date="2020-07-06T10:19:00Z"/>
          <w:rFonts w:ascii="Times New Roman" w:hAnsi="Times New Roman"/>
          <w:rPrChange w:id="547" w:author="John Patrick Mullin" w:date="2020-07-06T10:45:00Z">
            <w:rPr>
              <w:ins w:id="548" w:author="John Patrick Mullin" w:date="2020-07-06T10:19:00Z"/>
              <w:rFonts w:cs="Arial"/>
            </w:rPr>
          </w:rPrChange>
        </w:rPr>
      </w:pPr>
      <w:ins w:id="549" w:author="John Patrick Mullin" w:date="2020-07-06T10:19:00Z">
        <w:r w:rsidRPr="00023D2C">
          <w:rPr>
            <w:rFonts w:ascii="Times New Roman" w:hAnsi="Times New Roman"/>
            <w:rPrChange w:id="550" w:author="John Patrick Mullin" w:date="2020-07-06T10:45:00Z">
              <w:rPr>
                <w:rFonts w:cs="Arial"/>
              </w:rPr>
            </w:rPrChange>
          </w:rPr>
          <w:t>Obligations on termination</w:t>
        </w:r>
      </w:ins>
    </w:p>
    <w:p w14:paraId="64B9F9BB" w14:textId="77777777" w:rsidR="00246680" w:rsidRPr="00023D2C" w:rsidRDefault="00246680" w:rsidP="00246680">
      <w:pPr>
        <w:rPr>
          <w:ins w:id="551" w:author="John Patrick Mullin" w:date="2020-07-06T10:19:00Z"/>
          <w:rFonts w:ascii="Times New Roman" w:hAnsi="Times New Roman" w:cs="Times New Roman"/>
          <w:sz w:val="20"/>
          <w:rPrChange w:id="552" w:author="John Patrick Mullin" w:date="2020-07-06T10:45:00Z">
            <w:rPr>
              <w:ins w:id="553" w:author="John Patrick Mullin" w:date="2020-07-06T10:19:00Z"/>
              <w:rFonts w:cs="Arial"/>
              <w:sz w:val="20"/>
            </w:rPr>
          </w:rPrChange>
        </w:rPr>
      </w:pPr>
    </w:p>
    <w:p w14:paraId="4DAE72AB" w14:textId="77777777" w:rsidR="00246680" w:rsidRPr="00023D2C" w:rsidRDefault="00246680" w:rsidP="00246680">
      <w:pPr>
        <w:ind w:left="720"/>
        <w:rPr>
          <w:ins w:id="554" w:author="John Patrick Mullin" w:date="2020-07-06T10:19:00Z"/>
          <w:rFonts w:ascii="Times New Roman" w:hAnsi="Times New Roman" w:cs="Times New Roman"/>
          <w:sz w:val="20"/>
          <w:lang w:val="en-US"/>
          <w:rPrChange w:id="555" w:author="John Patrick Mullin" w:date="2020-07-06T10:45:00Z">
            <w:rPr>
              <w:ins w:id="556" w:author="John Patrick Mullin" w:date="2020-07-06T10:19:00Z"/>
              <w:rFonts w:cs="Arial"/>
              <w:sz w:val="20"/>
              <w:lang w:val="en-US"/>
            </w:rPr>
          </w:rPrChange>
        </w:rPr>
      </w:pPr>
      <w:ins w:id="557" w:author="John Patrick Mullin" w:date="2020-07-06T10:19:00Z">
        <w:r w:rsidRPr="00023D2C">
          <w:rPr>
            <w:rFonts w:ascii="Times New Roman" w:hAnsi="Times New Roman" w:cs="Times New Roman"/>
            <w:sz w:val="20"/>
            <w:lang w:val="en-US"/>
            <w:rPrChange w:id="558" w:author="John Patrick Mullin" w:date="2020-07-06T10:45:00Z">
              <w:rPr>
                <w:rFonts w:cs="Arial"/>
                <w:sz w:val="20"/>
                <w:lang w:val="en-US"/>
              </w:rPr>
            </w:rPrChange>
          </w:rPr>
          <w:t>Any of the Company property in your possession and any original or copy documents obtained by you in the course of providing the Services shall be returned to the Company at any time on request and in any event on or before the termination of your Appointment. You also undertake to irretrievably delete any information relating to the business of the Company stored on any magnetic or optical disk or memory, and all matter derived from such sources which is in your possession or under your control outside the premises of the Company.</w:t>
        </w:r>
      </w:ins>
    </w:p>
    <w:p w14:paraId="3871EE00" w14:textId="77777777" w:rsidR="00246680" w:rsidRPr="00023D2C" w:rsidRDefault="00246680" w:rsidP="00246680">
      <w:pPr>
        <w:rPr>
          <w:ins w:id="559" w:author="John Patrick Mullin" w:date="2020-07-06T10:19:00Z"/>
          <w:rFonts w:ascii="Times New Roman" w:hAnsi="Times New Roman" w:cs="Times New Roman"/>
          <w:sz w:val="20"/>
          <w:lang w:val="en-US"/>
          <w:rPrChange w:id="560" w:author="John Patrick Mullin" w:date="2020-07-06T10:45:00Z">
            <w:rPr>
              <w:ins w:id="561" w:author="John Patrick Mullin" w:date="2020-07-06T10:19:00Z"/>
              <w:rFonts w:cs="Arial"/>
              <w:sz w:val="20"/>
              <w:lang w:val="en-US"/>
            </w:rPr>
          </w:rPrChange>
        </w:rPr>
      </w:pPr>
    </w:p>
    <w:p w14:paraId="05C454B7" w14:textId="77777777" w:rsidR="00246680" w:rsidRPr="00023D2C" w:rsidRDefault="00246680" w:rsidP="00246680">
      <w:pPr>
        <w:pStyle w:val="StyleHeading1Sectionh1MainHeadingNonumbers69AttributeHe"/>
        <w:spacing w:before="0" w:after="0" w:line="240" w:lineRule="auto"/>
        <w:rPr>
          <w:ins w:id="562" w:author="John Patrick Mullin" w:date="2020-07-06T10:19:00Z"/>
          <w:rFonts w:ascii="Times New Roman" w:hAnsi="Times New Roman"/>
          <w:rPrChange w:id="563" w:author="John Patrick Mullin" w:date="2020-07-06T10:45:00Z">
            <w:rPr>
              <w:ins w:id="564" w:author="John Patrick Mullin" w:date="2020-07-06T10:19:00Z"/>
              <w:rFonts w:cs="Arial"/>
            </w:rPr>
          </w:rPrChange>
        </w:rPr>
      </w:pPr>
      <w:ins w:id="565" w:author="John Patrick Mullin" w:date="2020-07-06T10:19:00Z">
        <w:r w:rsidRPr="00023D2C">
          <w:rPr>
            <w:rFonts w:ascii="Times New Roman" w:hAnsi="Times New Roman"/>
            <w:rPrChange w:id="566" w:author="John Patrick Mullin" w:date="2020-07-06T10:45:00Z">
              <w:rPr>
                <w:rFonts w:cs="Arial"/>
              </w:rPr>
            </w:rPrChange>
          </w:rPr>
          <w:t>Status</w:t>
        </w:r>
      </w:ins>
    </w:p>
    <w:p w14:paraId="57F2945F" w14:textId="77777777" w:rsidR="00246680" w:rsidRPr="00023D2C" w:rsidRDefault="00246680" w:rsidP="00246680">
      <w:pPr>
        <w:rPr>
          <w:ins w:id="567" w:author="John Patrick Mullin" w:date="2020-07-06T10:19:00Z"/>
          <w:rFonts w:ascii="Times New Roman" w:hAnsi="Times New Roman" w:cs="Times New Roman"/>
          <w:sz w:val="20"/>
          <w:rPrChange w:id="568" w:author="John Patrick Mullin" w:date="2020-07-06T10:45:00Z">
            <w:rPr>
              <w:ins w:id="569" w:author="John Patrick Mullin" w:date="2020-07-06T10:19:00Z"/>
              <w:rFonts w:cs="Arial"/>
              <w:sz w:val="20"/>
            </w:rPr>
          </w:rPrChange>
        </w:rPr>
      </w:pPr>
    </w:p>
    <w:p w14:paraId="1032DA94" w14:textId="77777777" w:rsidR="00246680" w:rsidRPr="00023D2C" w:rsidRDefault="00246680" w:rsidP="00246680">
      <w:pPr>
        <w:pStyle w:val="StyleHeading2Before12ptAfter6ptLinespacingAtl"/>
        <w:spacing w:before="0" w:after="0" w:line="240" w:lineRule="auto"/>
        <w:rPr>
          <w:ins w:id="570" w:author="John Patrick Mullin" w:date="2020-07-06T10:19:00Z"/>
          <w:rFonts w:ascii="Times New Roman" w:hAnsi="Times New Roman"/>
          <w:b/>
          <w:lang w:val="en-US"/>
          <w:rPrChange w:id="571" w:author="John Patrick Mullin" w:date="2020-07-06T10:45:00Z">
            <w:rPr>
              <w:ins w:id="572" w:author="John Patrick Mullin" w:date="2020-07-06T10:19:00Z"/>
              <w:rFonts w:cs="Arial"/>
              <w:b/>
              <w:lang w:val="en-US"/>
            </w:rPr>
          </w:rPrChange>
        </w:rPr>
      </w:pPr>
      <w:ins w:id="573" w:author="John Patrick Mullin" w:date="2020-07-06T10:19:00Z">
        <w:r w:rsidRPr="00023D2C">
          <w:rPr>
            <w:rFonts w:ascii="Times New Roman" w:hAnsi="Times New Roman"/>
            <w:rPrChange w:id="574" w:author="John Patrick Mullin" w:date="2020-07-06T10:45:00Z">
              <w:rPr>
                <w:rFonts w:cs="Arial"/>
              </w:rPr>
            </w:rPrChange>
          </w:rPr>
          <w:t xml:space="preserve">You will </w:t>
        </w:r>
        <w:r w:rsidRPr="00023D2C">
          <w:rPr>
            <w:rFonts w:ascii="Times New Roman" w:hAnsi="Times New Roman"/>
            <w:lang w:val="en-US"/>
            <w:rPrChange w:id="575" w:author="John Patrick Mullin" w:date="2020-07-06T10:45:00Z">
              <w:rPr>
                <w:rFonts w:cs="Arial"/>
                <w:lang w:val="en-US"/>
              </w:rPr>
            </w:rPrChange>
          </w:rPr>
          <w:t>be an independent contractor and nothing in this letter shall render you an employee, worker, agent or partner of the Company and you may not hold yourself out as such.</w:t>
        </w:r>
      </w:ins>
    </w:p>
    <w:p w14:paraId="09F81FFC" w14:textId="77777777" w:rsidR="00246680" w:rsidRPr="00023D2C" w:rsidRDefault="00246680" w:rsidP="00246680">
      <w:pPr>
        <w:rPr>
          <w:ins w:id="576" w:author="John Patrick Mullin" w:date="2020-07-06T10:19:00Z"/>
          <w:rFonts w:ascii="Times New Roman" w:hAnsi="Times New Roman" w:cs="Times New Roman"/>
          <w:sz w:val="20"/>
          <w:lang w:val="en-US"/>
          <w:rPrChange w:id="577" w:author="John Patrick Mullin" w:date="2020-07-06T10:45:00Z">
            <w:rPr>
              <w:ins w:id="578" w:author="John Patrick Mullin" w:date="2020-07-06T10:19:00Z"/>
              <w:rFonts w:cs="Arial"/>
              <w:sz w:val="20"/>
              <w:lang w:val="en-US"/>
            </w:rPr>
          </w:rPrChange>
        </w:rPr>
      </w:pPr>
    </w:p>
    <w:p w14:paraId="0EEFAD37" w14:textId="77777777" w:rsidR="00246680" w:rsidRPr="00023D2C" w:rsidRDefault="00246680" w:rsidP="00246680">
      <w:pPr>
        <w:pStyle w:val="StyleHeading2Before12ptAfter6ptLinespacingAtl"/>
        <w:spacing w:before="0" w:after="0" w:line="240" w:lineRule="auto"/>
        <w:rPr>
          <w:ins w:id="579" w:author="John Patrick Mullin" w:date="2020-07-06T10:19:00Z"/>
          <w:rFonts w:ascii="Times New Roman" w:hAnsi="Times New Roman"/>
          <w:b/>
          <w:lang w:val="en-US"/>
          <w:rPrChange w:id="580" w:author="John Patrick Mullin" w:date="2020-07-06T10:45:00Z">
            <w:rPr>
              <w:ins w:id="581" w:author="John Patrick Mullin" w:date="2020-07-06T10:19:00Z"/>
              <w:rFonts w:cs="Arial"/>
              <w:b/>
              <w:lang w:val="en-US"/>
            </w:rPr>
          </w:rPrChange>
        </w:rPr>
      </w:pPr>
      <w:ins w:id="582" w:author="John Patrick Mullin" w:date="2020-07-06T10:19:00Z">
        <w:r w:rsidRPr="00023D2C">
          <w:rPr>
            <w:rFonts w:ascii="Times New Roman" w:hAnsi="Times New Roman"/>
            <w:lang w:val="en-US"/>
            <w:rPrChange w:id="583" w:author="John Patrick Mullin" w:date="2020-07-06T10:45:00Z">
              <w:rPr>
                <w:rFonts w:cs="Arial"/>
                <w:lang w:val="en-US"/>
              </w:rPr>
            </w:rPrChange>
          </w:rPr>
          <w:t>You are fully responsible for and you will indemnify the Company against any liability, assessment or claim for:</w:t>
        </w:r>
      </w:ins>
    </w:p>
    <w:p w14:paraId="1BD4BFF8" w14:textId="77777777" w:rsidR="00246680" w:rsidRPr="00023D2C" w:rsidRDefault="00246680" w:rsidP="00246680">
      <w:pPr>
        <w:rPr>
          <w:ins w:id="584" w:author="John Patrick Mullin" w:date="2020-07-06T10:19:00Z"/>
          <w:rFonts w:ascii="Times New Roman" w:hAnsi="Times New Roman" w:cs="Times New Roman"/>
          <w:sz w:val="20"/>
          <w:lang w:val="en-US"/>
          <w:rPrChange w:id="585" w:author="John Patrick Mullin" w:date="2020-07-06T10:45:00Z">
            <w:rPr>
              <w:ins w:id="586" w:author="John Patrick Mullin" w:date="2020-07-06T10:19:00Z"/>
              <w:rFonts w:cs="Arial"/>
              <w:sz w:val="20"/>
              <w:lang w:val="en-US"/>
            </w:rPr>
          </w:rPrChange>
        </w:rPr>
      </w:pPr>
    </w:p>
    <w:p w14:paraId="4BD54E48" w14:textId="77777777" w:rsidR="00246680" w:rsidRPr="00023D2C" w:rsidRDefault="00246680" w:rsidP="00246680">
      <w:pPr>
        <w:pStyle w:val="StyleHeading3Before12ptAfter6ptLinespacingAtl"/>
        <w:spacing w:before="0" w:after="0" w:line="240" w:lineRule="auto"/>
        <w:rPr>
          <w:ins w:id="587" w:author="John Patrick Mullin" w:date="2020-07-06T10:19:00Z"/>
          <w:rFonts w:ascii="Times New Roman" w:hAnsi="Times New Roman"/>
          <w:b/>
          <w:lang w:val="en-US"/>
          <w:rPrChange w:id="588" w:author="John Patrick Mullin" w:date="2020-07-06T10:45:00Z">
            <w:rPr>
              <w:ins w:id="589" w:author="John Patrick Mullin" w:date="2020-07-06T10:19:00Z"/>
              <w:rFonts w:cs="Arial"/>
              <w:b/>
              <w:lang w:val="en-US"/>
            </w:rPr>
          </w:rPrChange>
        </w:rPr>
      </w:pPr>
      <w:ins w:id="590" w:author="John Patrick Mullin" w:date="2020-07-06T10:19:00Z">
        <w:r w:rsidRPr="00023D2C">
          <w:rPr>
            <w:rFonts w:ascii="Times New Roman" w:hAnsi="Times New Roman"/>
            <w:lang w:val="en-US"/>
            <w:rPrChange w:id="591" w:author="John Patrick Mullin" w:date="2020-07-06T10:45:00Z">
              <w:rPr>
                <w:rFonts w:cs="Arial"/>
                <w:lang w:val="en-US"/>
              </w:rPr>
            </w:rPrChange>
          </w:rPr>
          <w:t xml:space="preserve">taxation whatsoever arising from or made in connection with the performance of the Services, where such recovery is not prohibited by law; </w:t>
        </w:r>
      </w:ins>
    </w:p>
    <w:p w14:paraId="5128FB0B" w14:textId="77777777" w:rsidR="00246680" w:rsidRPr="00023D2C" w:rsidRDefault="00246680" w:rsidP="00246680">
      <w:pPr>
        <w:rPr>
          <w:ins w:id="592" w:author="John Patrick Mullin" w:date="2020-07-06T10:19:00Z"/>
          <w:rFonts w:ascii="Times New Roman" w:hAnsi="Times New Roman" w:cs="Times New Roman"/>
          <w:sz w:val="20"/>
          <w:lang w:val="en-US"/>
          <w:rPrChange w:id="593" w:author="John Patrick Mullin" w:date="2020-07-06T10:45:00Z">
            <w:rPr>
              <w:ins w:id="594" w:author="John Patrick Mullin" w:date="2020-07-06T10:19:00Z"/>
              <w:rFonts w:cs="Arial"/>
              <w:sz w:val="20"/>
              <w:lang w:val="en-US"/>
            </w:rPr>
          </w:rPrChange>
        </w:rPr>
      </w:pPr>
    </w:p>
    <w:p w14:paraId="2C33BB80" w14:textId="77777777" w:rsidR="00246680" w:rsidRPr="00023D2C" w:rsidRDefault="00246680" w:rsidP="00246680">
      <w:pPr>
        <w:pStyle w:val="StyleHeading3Before12ptAfter6ptLinespacingAtl"/>
        <w:spacing w:before="0" w:after="0" w:line="240" w:lineRule="auto"/>
        <w:rPr>
          <w:ins w:id="595" w:author="John Patrick Mullin" w:date="2020-07-06T10:19:00Z"/>
          <w:rFonts w:ascii="Times New Roman" w:hAnsi="Times New Roman"/>
          <w:rPrChange w:id="596" w:author="John Patrick Mullin" w:date="2020-07-06T10:45:00Z">
            <w:rPr>
              <w:ins w:id="597" w:author="John Patrick Mullin" w:date="2020-07-06T10:19:00Z"/>
              <w:rFonts w:cs="Arial"/>
            </w:rPr>
          </w:rPrChange>
        </w:rPr>
      </w:pPr>
      <w:ins w:id="598" w:author="John Patrick Mullin" w:date="2020-07-06T10:19:00Z">
        <w:r w:rsidRPr="00023D2C">
          <w:rPr>
            <w:rFonts w:ascii="Times New Roman" w:hAnsi="Times New Roman"/>
            <w:lang w:val="en-US"/>
            <w:rPrChange w:id="599" w:author="John Patrick Mullin" w:date="2020-07-06T10:45:00Z">
              <w:rPr>
                <w:rFonts w:cs="Arial"/>
                <w:lang w:val="en-US"/>
              </w:rPr>
            </w:rPrChange>
          </w:rPr>
          <w:t xml:space="preserve">any employment-related claim or any claim based on worker status (including reasonable costs and expenses) brought by you against the Company arising out of or in connection with the provision of the Services, except where such claim is as a result of any act or omission of the Company; and </w:t>
        </w:r>
      </w:ins>
    </w:p>
    <w:p w14:paraId="57ACE38F" w14:textId="77777777" w:rsidR="00246680" w:rsidRPr="00023D2C" w:rsidRDefault="00246680" w:rsidP="00246680">
      <w:pPr>
        <w:pStyle w:val="StyleHeading3Before12ptAfter6ptLinespacingAtl"/>
        <w:numPr>
          <w:ilvl w:val="0"/>
          <w:numId w:val="0"/>
        </w:numPr>
        <w:spacing w:before="0" w:after="0" w:line="240" w:lineRule="auto"/>
        <w:ind w:left="1440"/>
        <w:rPr>
          <w:ins w:id="600" w:author="John Patrick Mullin" w:date="2020-07-06T10:19:00Z"/>
          <w:rFonts w:ascii="Times New Roman" w:hAnsi="Times New Roman"/>
          <w:rPrChange w:id="601" w:author="John Patrick Mullin" w:date="2020-07-06T10:45:00Z">
            <w:rPr>
              <w:ins w:id="602" w:author="John Patrick Mullin" w:date="2020-07-06T10:19:00Z"/>
              <w:rFonts w:cs="Arial"/>
            </w:rPr>
          </w:rPrChange>
        </w:rPr>
      </w:pPr>
    </w:p>
    <w:p w14:paraId="1EA2B86C" w14:textId="77777777" w:rsidR="00246680" w:rsidRPr="00023D2C" w:rsidRDefault="00246680" w:rsidP="00246680">
      <w:pPr>
        <w:pStyle w:val="StyleHeading3Before12ptAfter6ptLinespacingAtl"/>
        <w:spacing w:before="0" w:after="0" w:line="240" w:lineRule="auto"/>
        <w:rPr>
          <w:ins w:id="603" w:author="John Patrick Mullin" w:date="2020-07-06T10:19:00Z"/>
          <w:rFonts w:ascii="Times New Roman" w:hAnsi="Times New Roman"/>
          <w:rPrChange w:id="604" w:author="John Patrick Mullin" w:date="2020-07-06T10:45:00Z">
            <w:rPr>
              <w:ins w:id="605" w:author="John Patrick Mullin" w:date="2020-07-06T10:19:00Z"/>
              <w:rFonts w:cs="Arial"/>
            </w:rPr>
          </w:rPrChange>
        </w:rPr>
      </w:pPr>
      <w:ins w:id="606" w:author="John Patrick Mullin" w:date="2020-07-06T10:19:00Z">
        <w:r w:rsidRPr="00023D2C">
          <w:rPr>
            <w:rFonts w:ascii="Times New Roman" w:hAnsi="Times New Roman"/>
            <w:rPrChange w:id="607" w:author="John Patrick Mullin" w:date="2020-07-06T10:45:00Z">
              <w:rPr>
                <w:rFonts w:cs="Arial"/>
              </w:rPr>
            </w:rPrChange>
          </w:rPr>
          <w:t>any losses, liabilities, expenses, damages and / or claims suffered or incurred by the Company (including reasonable legal fees) as a result of your negligence, fraud or wilful default in relation to the provision of the Services.</w:t>
        </w:r>
      </w:ins>
    </w:p>
    <w:p w14:paraId="6389C80C" w14:textId="77777777" w:rsidR="00246680" w:rsidRPr="00023D2C" w:rsidRDefault="00246680" w:rsidP="00246680">
      <w:pPr>
        <w:rPr>
          <w:ins w:id="608" w:author="John Patrick Mullin" w:date="2020-07-06T10:19:00Z"/>
          <w:rFonts w:ascii="Times New Roman" w:hAnsi="Times New Roman" w:cs="Times New Roman"/>
          <w:sz w:val="20"/>
          <w:rPrChange w:id="609" w:author="John Patrick Mullin" w:date="2020-07-06T10:45:00Z">
            <w:rPr>
              <w:ins w:id="610" w:author="John Patrick Mullin" w:date="2020-07-06T10:19:00Z"/>
              <w:rFonts w:cs="Arial"/>
              <w:sz w:val="20"/>
            </w:rPr>
          </w:rPrChange>
        </w:rPr>
      </w:pPr>
    </w:p>
    <w:p w14:paraId="37CC52C5" w14:textId="77777777" w:rsidR="00246680" w:rsidRPr="00023D2C" w:rsidRDefault="00246680" w:rsidP="00246680">
      <w:pPr>
        <w:pStyle w:val="StyleHeading1Sectionh1MainHeadingNonumbers69AttributeHe"/>
        <w:spacing w:before="0" w:after="0" w:line="240" w:lineRule="auto"/>
        <w:rPr>
          <w:ins w:id="611" w:author="John Patrick Mullin" w:date="2020-07-06T10:19:00Z"/>
          <w:rFonts w:ascii="Times New Roman" w:hAnsi="Times New Roman"/>
          <w:rPrChange w:id="612" w:author="John Patrick Mullin" w:date="2020-07-06T10:45:00Z">
            <w:rPr>
              <w:ins w:id="613" w:author="John Patrick Mullin" w:date="2020-07-06T10:19:00Z"/>
              <w:rFonts w:cs="Arial"/>
            </w:rPr>
          </w:rPrChange>
        </w:rPr>
      </w:pPr>
      <w:ins w:id="614" w:author="John Patrick Mullin" w:date="2020-07-06T10:19:00Z">
        <w:r w:rsidRPr="00023D2C">
          <w:rPr>
            <w:rFonts w:ascii="Times New Roman" w:hAnsi="Times New Roman"/>
            <w:rPrChange w:id="615" w:author="John Patrick Mullin" w:date="2020-07-06T10:45:00Z">
              <w:rPr>
                <w:rFonts w:cs="Arial"/>
              </w:rPr>
            </w:rPrChange>
          </w:rPr>
          <w:t>General</w:t>
        </w:r>
      </w:ins>
    </w:p>
    <w:p w14:paraId="34902450" w14:textId="77777777" w:rsidR="00246680" w:rsidRPr="00023D2C" w:rsidRDefault="00246680" w:rsidP="00246680">
      <w:pPr>
        <w:rPr>
          <w:ins w:id="616" w:author="John Patrick Mullin" w:date="2020-07-06T10:19:00Z"/>
          <w:rFonts w:ascii="Times New Roman" w:hAnsi="Times New Roman" w:cs="Times New Roman"/>
          <w:sz w:val="20"/>
          <w:rPrChange w:id="617" w:author="John Patrick Mullin" w:date="2020-07-06T10:45:00Z">
            <w:rPr>
              <w:ins w:id="618" w:author="John Patrick Mullin" w:date="2020-07-06T10:19:00Z"/>
              <w:rFonts w:cs="Arial"/>
              <w:sz w:val="20"/>
            </w:rPr>
          </w:rPrChange>
        </w:rPr>
      </w:pPr>
    </w:p>
    <w:p w14:paraId="18CDD540" w14:textId="77777777" w:rsidR="00246680" w:rsidRPr="00023D2C" w:rsidRDefault="00246680" w:rsidP="00246680">
      <w:pPr>
        <w:pStyle w:val="StyleHeading2Before12ptAfter6ptLinespacingAtl"/>
        <w:spacing w:before="0" w:after="0" w:line="240" w:lineRule="auto"/>
        <w:rPr>
          <w:ins w:id="619" w:author="John Patrick Mullin" w:date="2020-07-06T10:19:00Z"/>
          <w:rFonts w:ascii="Times New Roman" w:hAnsi="Times New Roman"/>
          <w:lang w:val="en-US"/>
          <w:rPrChange w:id="620" w:author="John Patrick Mullin" w:date="2020-07-06T10:45:00Z">
            <w:rPr>
              <w:ins w:id="621" w:author="John Patrick Mullin" w:date="2020-07-06T10:19:00Z"/>
              <w:rFonts w:cs="Arial"/>
              <w:lang w:val="en-US"/>
            </w:rPr>
          </w:rPrChange>
        </w:rPr>
      </w:pPr>
      <w:ins w:id="622" w:author="John Patrick Mullin" w:date="2020-07-06T10:19:00Z">
        <w:r w:rsidRPr="00023D2C">
          <w:rPr>
            <w:rFonts w:ascii="Times New Roman" w:hAnsi="Times New Roman"/>
            <w:u w:val="single"/>
            <w:rPrChange w:id="623" w:author="John Patrick Mullin" w:date="2020-07-06T10:45:00Z">
              <w:rPr>
                <w:rFonts w:cs="Arial"/>
                <w:u w:val="single"/>
              </w:rPr>
            </w:rPrChange>
          </w:rPr>
          <w:t>Waiver.</w:t>
        </w:r>
        <w:r w:rsidRPr="00023D2C">
          <w:rPr>
            <w:rFonts w:ascii="Times New Roman" w:hAnsi="Times New Roman"/>
            <w:rPrChange w:id="624" w:author="John Patrick Mullin" w:date="2020-07-06T10:45:00Z">
              <w:rPr>
                <w:rFonts w:cs="Arial"/>
              </w:rPr>
            </w:rPrChange>
          </w:rPr>
          <w:t xml:space="preserve"> No failure </w:t>
        </w:r>
        <w:r w:rsidRPr="00023D2C">
          <w:rPr>
            <w:rFonts w:ascii="Times New Roman" w:hAnsi="Times New Roman"/>
            <w:lang w:val="en-US"/>
            <w:rPrChange w:id="625" w:author="John Patrick Mullin" w:date="2020-07-06T10:45:00Z">
              <w:rPr>
                <w:rFonts w:cs="Arial"/>
                <w:lang w:val="en-US"/>
              </w:rPr>
            </w:rPrChange>
          </w:rPr>
          <w:t xml:space="preserve">or delay by a party to exercise any right or remedy provided under this letter or by law shall constitute a waiver of that or any other right or remedy, nor shall it prevent or restrict the further exercise of that or any other right or remedy. </w:t>
        </w:r>
      </w:ins>
    </w:p>
    <w:p w14:paraId="2B7AB6F7" w14:textId="77777777" w:rsidR="00246680" w:rsidRPr="00023D2C" w:rsidRDefault="00246680" w:rsidP="00246680">
      <w:pPr>
        <w:pStyle w:val="StyleHeading2Before12ptAfter6ptLinespacingAtl"/>
        <w:numPr>
          <w:ilvl w:val="0"/>
          <w:numId w:val="0"/>
        </w:numPr>
        <w:spacing w:before="0" w:after="0" w:line="240" w:lineRule="auto"/>
        <w:ind w:left="720"/>
        <w:rPr>
          <w:ins w:id="626" w:author="John Patrick Mullin" w:date="2020-07-06T10:19:00Z"/>
          <w:rFonts w:ascii="Times New Roman" w:hAnsi="Times New Roman"/>
          <w:lang w:val="en-US"/>
          <w:rPrChange w:id="627" w:author="John Patrick Mullin" w:date="2020-07-06T10:45:00Z">
            <w:rPr>
              <w:ins w:id="628" w:author="John Patrick Mullin" w:date="2020-07-06T10:19:00Z"/>
              <w:rFonts w:cs="Arial"/>
              <w:lang w:val="en-US"/>
            </w:rPr>
          </w:rPrChange>
        </w:rPr>
      </w:pPr>
    </w:p>
    <w:p w14:paraId="1DC9FCD8" w14:textId="77777777" w:rsidR="00246680" w:rsidRPr="00023D2C" w:rsidRDefault="00246680" w:rsidP="00246680">
      <w:pPr>
        <w:pStyle w:val="StyleHeading2Before12ptAfter6ptLinespacingAtl"/>
        <w:spacing w:before="0" w:after="0" w:line="240" w:lineRule="auto"/>
        <w:rPr>
          <w:ins w:id="629" w:author="John Patrick Mullin" w:date="2020-07-06T10:19:00Z"/>
          <w:rFonts w:ascii="Times New Roman" w:hAnsi="Times New Roman"/>
          <w:lang w:val="en-US"/>
          <w:rPrChange w:id="630" w:author="John Patrick Mullin" w:date="2020-07-06T10:45:00Z">
            <w:rPr>
              <w:ins w:id="631" w:author="John Patrick Mullin" w:date="2020-07-06T10:19:00Z"/>
              <w:rFonts w:cs="Arial"/>
              <w:lang w:val="en-US"/>
            </w:rPr>
          </w:rPrChange>
        </w:rPr>
      </w:pPr>
      <w:ins w:id="632" w:author="John Patrick Mullin" w:date="2020-07-06T10:19:00Z">
        <w:r w:rsidRPr="00023D2C">
          <w:rPr>
            <w:rFonts w:ascii="Times New Roman" w:hAnsi="Times New Roman"/>
            <w:u w:val="single"/>
            <w:rPrChange w:id="633" w:author="John Patrick Mullin" w:date="2020-07-06T10:45:00Z">
              <w:rPr>
                <w:rFonts w:cs="Arial"/>
                <w:u w:val="single"/>
              </w:rPr>
            </w:rPrChange>
          </w:rPr>
          <w:t>Severance</w:t>
        </w:r>
        <w:r w:rsidRPr="00023D2C">
          <w:rPr>
            <w:rFonts w:ascii="Times New Roman" w:hAnsi="Times New Roman"/>
            <w:rPrChange w:id="634" w:author="John Patrick Mullin" w:date="2020-07-06T10:45:00Z">
              <w:rPr>
                <w:rFonts w:cs="Arial"/>
              </w:rPr>
            </w:rPrChange>
          </w:rPr>
          <w:t>. If any provision of this letter is or becomes invalid, illegal or unenforceable, the relevant provision shall be deemed deleted to the minimum extent necessary to make it valid, legal and enforceable. Any deletion of a provision under this clause shall not affect the validity and enforceability of the rest of this letter.</w:t>
        </w:r>
      </w:ins>
    </w:p>
    <w:p w14:paraId="68F5BF83" w14:textId="77777777" w:rsidR="00246680" w:rsidRPr="00023D2C" w:rsidRDefault="00246680" w:rsidP="00246680">
      <w:pPr>
        <w:rPr>
          <w:ins w:id="635" w:author="John Patrick Mullin" w:date="2020-07-06T10:19:00Z"/>
          <w:rFonts w:ascii="Times New Roman" w:hAnsi="Times New Roman" w:cs="Times New Roman"/>
          <w:sz w:val="20"/>
          <w:lang w:val="en-US"/>
          <w:rPrChange w:id="636" w:author="John Patrick Mullin" w:date="2020-07-06T10:45:00Z">
            <w:rPr>
              <w:ins w:id="637" w:author="John Patrick Mullin" w:date="2020-07-06T10:19:00Z"/>
              <w:rFonts w:cs="Arial"/>
              <w:sz w:val="20"/>
              <w:lang w:val="en-US"/>
            </w:rPr>
          </w:rPrChange>
        </w:rPr>
      </w:pPr>
    </w:p>
    <w:p w14:paraId="36C0E4A6" w14:textId="77777777" w:rsidR="00246680" w:rsidRPr="00023D2C" w:rsidRDefault="00246680" w:rsidP="00246680">
      <w:pPr>
        <w:pStyle w:val="StyleHeading2Before12ptAfter6ptLinespacingAtl"/>
        <w:spacing w:before="0" w:after="0" w:line="240" w:lineRule="auto"/>
        <w:rPr>
          <w:ins w:id="638" w:author="John Patrick Mullin" w:date="2020-07-06T10:19:00Z"/>
          <w:rFonts w:ascii="Times New Roman" w:hAnsi="Times New Roman"/>
          <w:lang w:val="en-US"/>
          <w:rPrChange w:id="639" w:author="John Patrick Mullin" w:date="2020-07-06T10:45:00Z">
            <w:rPr>
              <w:ins w:id="640" w:author="John Patrick Mullin" w:date="2020-07-06T10:19:00Z"/>
              <w:rFonts w:cs="Arial"/>
              <w:lang w:val="en-US"/>
            </w:rPr>
          </w:rPrChange>
        </w:rPr>
      </w:pPr>
      <w:ins w:id="641" w:author="John Patrick Mullin" w:date="2020-07-06T10:19:00Z">
        <w:r w:rsidRPr="00023D2C">
          <w:rPr>
            <w:rFonts w:ascii="Times New Roman" w:hAnsi="Times New Roman"/>
            <w:u w:val="single"/>
            <w:lang w:val="en-US"/>
            <w:rPrChange w:id="642" w:author="John Patrick Mullin" w:date="2020-07-06T10:45:00Z">
              <w:rPr>
                <w:rFonts w:cs="Arial"/>
                <w:u w:val="single"/>
                <w:lang w:val="en-US"/>
              </w:rPr>
            </w:rPrChange>
          </w:rPr>
          <w:t>Counterparts.</w:t>
        </w:r>
        <w:r w:rsidRPr="00023D2C">
          <w:rPr>
            <w:rFonts w:ascii="Times New Roman" w:hAnsi="Times New Roman"/>
            <w:b/>
            <w:lang w:val="en-US"/>
            <w:rPrChange w:id="643" w:author="John Patrick Mullin" w:date="2020-07-06T10:45:00Z">
              <w:rPr>
                <w:rFonts w:cs="Arial"/>
                <w:b/>
                <w:lang w:val="en-US"/>
              </w:rPr>
            </w:rPrChange>
          </w:rPr>
          <w:t xml:space="preserve"> </w:t>
        </w:r>
        <w:r w:rsidRPr="00023D2C">
          <w:rPr>
            <w:rFonts w:ascii="Times New Roman" w:hAnsi="Times New Roman"/>
            <w:lang w:val="en-US"/>
            <w:rPrChange w:id="644" w:author="John Patrick Mullin" w:date="2020-07-06T10:45:00Z">
              <w:rPr>
                <w:rFonts w:cs="Arial"/>
                <w:lang w:val="en-US"/>
              </w:rPr>
            </w:rPrChange>
          </w:rPr>
          <w:t>This letter may be executed in any number of counterparts, each of which, when executed and delivered, shall be an original, and all the counterparts together shall constitute one and the same instrument.</w:t>
        </w:r>
      </w:ins>
    </w:p>
    <w:p w14:paraId="211088E7" w14:textId="77777777" w:rsidR="00246680" w:rsidRPr="00023D2C" w:rsidRDefault="00246680" w:rsidP="00246680">
      <w:pPr>
        <w:rPr>
          <w:ins w:id="645" w:author="John Patrick Mullin" w:date="2020-07-06T10:19:00Z"/>
          <w:rFonts w:ascii="Times New Roman" w:hAnsi="Times New Roman" w:cs="Times New Roman"/>
          <w:sz w:val="20"/>
          <w:lang w:val="en-US"/>
          <w:rPrChange w:id="646" w:author="John Patrick Mullin" w:date="2020-07-06T10:45:00Z">
            <w:rPr>
              <w:ins w:id="647" w:author="John Patrick Mullin" w:date="2020-07-06T10:19:00Z"/>
              <w:rFonts w:cs="Arial"/>
              <w:sz w:val="20"/>
              <w:lang w:val="en-US"/>
            </w:rPr>
          </w:rPrChange>
        </w:rPr>
      </w:pPr>
    </w:p>
    <w:p w14:paraId="1260BC2B" w14:textId="77777777" w:rsidR="00246680" w:rsidRPr="00023D2C" w:rsidRDefault="00246680" w:rsidP="00246680">
      <w:pPr>
        <w:pStyle w:val="StyleHeading2Before12ptAfter6ptLinespacingAtl"/>
        <w:spacing w:before="0" w:after="0" w:line="240" w:lineRule="auto"/>
        <w:rPr>
          <w:ins w:id="648" w:author="John Patrick Mullin" w:date="2020-07-06T10:19:00Z"/>
          <w:rFonts w:ascii="Times New Roman" w:hAnsi="Times New Roman"/>
          <w:b/>
          <w:lang w:val="en-US"/>
          <w:rPrChange w:id="649" w:author="John Patrick Mullin" w:date="2020-07-06T10:45:00Z">
            <w:rPr>
              <w:ins w:id="650" w:author="John Patrick Mullin" w:date="2020-07-06T10:19:00Z"/>
              <w:rFonts w:cs="Arial"/>
              <w:b/>
              <w:lang w:val="en-US"/>
            </w:rPr>
          </w:rPrChange>
        </w:rPr>
      </w:pPr>
      <w:ins w:id="651" w:author="John Patrick Mullin" w:date="2020-07-06T10:19:00Z">
        <w:r w:rsidRPr="00023D2C">
          <w:rPr>
            <w:rFonts w:ascii="Times New Roman" w:hAnsi="Times New Roman"/>
            <w:u w:val="single"/>
            <w:lang w:val="en-US"/>
            <w:rPrChange w:id="652" w:author="John Patrick Mullin" w:date="2020-07-06T10:45:00Z">
              <w:rPr>
                <w:rFonts w:cs="Arial"/>
                <w:u w:val="single"/>
                <w:lang w:val="en-US"/>
              </w:rPr>
            </w:rPrChange>
          </w:rPr>
          <w:t>Variation.</w:t>
        </w:r>
        <w:r w:rsidRPr="00023D2C">
          <w:rPr>
            <w:rFonts w:ascii="Times New Roman" w:hAnsi="Times New Roman"/>
            <w:lang w:val="en-US"/>
            <w:rPrChange w:id="653" w:author="John Patrick Mullin" w:date="2020-07-06T10:45:00Z">
              <w:rPr>
                <w:rFonts w:cs="Arial"/>
                <w:lang w:val="en-US"/>
              </w:rPr>
            </w:rPrChange>
          </w:rPr>
          <w:t xml:space="preserve"> This letter may only be varied by a document signed by both you and the Company.</w:t>
        </w:r>
      </w:ins>
    </w:p>
    <w:p w14:paraId="241F8495" w14:textId="77777777" w:rsidR="00246680" w:rsidRPr="00023D2C" w:rsidRDefault="00246680" w:rsidP="00246680">
      <w:pPr>
        <w:pStyle w:val="StyleHeading2Before12ptAfter6ptLinespacingAtl"/>
        <w:rPr>
          <w:ins w:id="654" w:author="John Patrick Mullin" w:date="2020-07-06T10:19:00Z"/>
          <w:rFonts w:ascii="Times New Roman" w:hAnsi="Times New Roman"/>
          <w:b/>
          <w:lang w:val="en-US"/>
          <w:rPrChange w:id="655" w:author="John Patrick Mullin" w:date="2020-07-06T10:45:00Z">
            <w:rPr>
              <w:ins w:id="656" w:author="John Patrick Mullin" w:date="2020-07-06T10:19:00Z"/>
              <w:b/>
              <w:lang w:val="en-US"/>
            </w:rPr>
          </w:rPrChange>
        </w:rPr>
      </w:pPr>
      <w:ins w:id="657" w:author="John Patrick Mullin" w:date="2020-07-06T10:19:00Z">
        <w:r w:rsidRPr="00023D2C">
          <w:rPr>
            <w:rFonts w:ascii="Times New Roman" w:hAnsi="Times New Roman"/>
            <w:u w:val="single"/>
            <w:lang w:val="en-US"/>
            <w:rPrChange w:id="658" w:author="John Patrick Mullin" w:date="2020-07-06T10:45:00Z">
              <w:rPr>
                <w:u w:val="single"/>
                <w:lang w:val="en-US"/>
              </w:rPr>
            </w:rPrChange>
          </w:rPr>
          <w:lastRenderedPageBreak/>
          <w:t>Third party rights.</w:t>
        </w:r>
        <w:r w:rsidRPr="00023D2C">
          <w:rPr>
            <w:rFonts w:ascii="Times New Roman" w:hAnsi="Times New Roman"/>
            <w:lang w:val="en-US"/>
            <w:rPrChange w:id="659" w:author="John Patrick Mullin" w:date="2020-07-06T10:45:00Z">
              <w:rPr>
                <w:lang w:val="en-US"/>
              </w:rPr>
            </w:rPrChange>
          </w:rPr>
          <w:t xml:space="preserve"> </w:t>
        </w:r>
        <w:r w:rsidRPr="00023D2C">
          <w:rPr>
            <w:rFonts w:ascii="Times New Roman" w:hAnsi="Times New Roman"/>
            <w:lang w:val="en-US"/>
            <w:rPrChange w:id="660" w:author="John Patrick Mullin" w:date="2020-07-06T10:45:00Z">
              <w:rPr>
                <w:rFonts w:cs="Arial"/>
                <w:lang w:val="en-US"/>
              </w:rPr>
            </w:rPrChange>
          </w:rPr>
          <w:t xml:space="preserve">Contracts (Rights of Third Parties) Ordinance (Chapter 623, Laws of Hong Kong) </w:t>
        </w:r>
        <w:r w:rsidRPr="00023D2C">
          <w:rPr>
            <w:rFonts w:ascii="Times New Roman" w:hAnsi="Times New Roman"/>
            <w:lang w:val="en-US"/>
            <w:rPrChange w:id="661" w:author="John Patrick Mullin" w:date="2020-07-06T10:45:00Z">
              <w:rPr>
                <w:lang w:val="en-US"/>
              </w:rPr>
            </w:rPrChange>
          </w:rPr>
          <w:t xml:space="preserve">shall not apply to this letter and no person other than you and the Company shall have any rights under it. </w:t>
        </w:r>
      </w:ins>
    </w:p>
    <w:p w14:paraId="682DFC21" w14:textId="77777777" w:rsidR="00246680" w:rsidRPr="00023D2C" w:rsidRDefault="00246680" w:rsidP="00246680">
      <w:pPr>
        <w:rPr>
          <w:ins w:id="662" w:author="John Patrick Mullin" w:date="2020-07-06T10:19:00Z"/>
          <w:rFonts w:ascii="Times New Roman" w:hAnsi="Times New Roman" w:cs="Times New Roman"/>
          <w:sz w:val="20"/>
          <w:lang w:val="en-US"/>
          <w:rPrChange w:id="663" w:author="John Patrick Mullin" w:date="2020-07-06T10:45:00Z">
            <w:rPr>
              <w:ins w:id="664" w:author="John Patrick Mullin" w:date="2020-07-06T10:19:00Z"/>
              <w:rFonts w:cs="Arial"/>
              <w:sz w:val="20"/>
              <w:lang w:val="en-US"/>
            </w:rPr>
          </w:rPrChange>
        </w:rPr>
      </w:pPr>
    </w:p>
    <w:p w14:paraId="472E5A13" w14:textId="77777777" w:rsidR="00246680" w:rsidRPr="00023D2C" w:rsidRDefault="00246680" w:rsidP="00246680">
      <w:pPr>
        <w:pStyle w:val="StyleHeading2Before12ptAfter6ptLinespacingAtl"/>
        <w:spacing w:before="0" w:after="0" w:line="240" w:lineRule="auto"/>
        <w:rPr>
          <w:ins w:id="665" w:author="John Patrick Mullin" w:date="2020-07-06T10:19:00Z"/>
          <w:rFonts w:ascii="Times New Roman" w:hAnsi="Times New Roman"/>
          <w:b/>
          <w:lang w:val="en-US"/>
          <w:rPrChange w:id="666" w:author="John Patrick Mullin" w:date="2020-07-06T10:45:00Z">
            <w:rPr>
              <w:ins w:id="667" w:author="John Patrick Mullin" w:date="2020-07-06T10:19:00Z"/>
              <w:rFonts w:cs="Arial"/>
              <w:b/>
              <w:lang w:val="en-US"/>
            </w:rPr>
          </w:rPrChange>
        </w:rPr>
      </w:pPr>
      <w:ins w:id="668" w:author="John Patrick Mullin" w:date="2020-07-06T10:19:00Z">
        <w:r w:rsidRPr="00023D2C">
          <w:rPr>
            <w:rFonts w:ascii="Times New Roman" w:hAnsi="Times New Roman"/>
            <w:u w:val="single"/>
            <w:lang w:val="en-US"/>
            <w:rPrChange w:id="669" w:author="John Patrick Mullin" w:date="2020-07-06T10:45:00Z">
              <w:rPr>
                <w:rFonts w:cs="Arial"/>
                <w:u w:val="single"/>
                <w:lang w:val="en-US"/>
              </w:rPr>
            </w:rPrChange>
          </w:rPr>
          <w:t>Governing law.</w:t>
        </w:r>
        <w:r w:rsidRPr="00023D2C">
          <w:rPr>
            <w:rFonts w:ascii="Times New Roman" w:hAnsi="Times New Roman"/>
            <w:lang w:val="en-US"/>
            <w:rPrChange w:id="670" w:author="John Patrick Mullin" w:date="2020-07-06T10:45:00Z">
              <w:rPr>
                <w:rFonts w:cs="Arial"/>
                <w:lang w:val="en-US"/>
              </w:rPr>
            </w:rPrChange>
          </w:rPr>
          <w:t xml:space="preserve"> This letter and any dispute or claim arising out of or in connection with it (whether contractual or non-contractual) shall be governed by and construed in accordance with the laws of Hong Kong S.A.R.</w:t>
        </w:r>
      </w:ins>
    </w:p>
    <w:p w14:paraId="58426DCE" w14:textId="77777777" w:rsidR="00246680" w:rsidRPr="00023D2C" w:rsidRDefault="00246680" w:rsidP="00246680">
      <w:pPr>
        <w:rPr>
          <w:ins w:id="671" w:author="John Patrick Mullin" w:date="2020-07-06T10:19:00Z"/>
          <w:rFonts w:ascii="Times New Roman" w:hAnsi="Times New Roman" w:cs="Times New Roman"/>
          <w:sz w:val="20"/>
          <w:lang w:val="en-US"/>
          <w:rPrChange w:id="672" w:author="John Patrick Mullin" w:date="2020-07-06T10:45:00Z">
            <w:rPr>
              <w:ins w:id="673" w:author="John Patrick Mullin" w:date="2020-07-06T10:19:00Z"/>
              <w:rFonts w:cs="Arial"/>
              <w:sz w:val="20"/>
              <w:lang w:val="en-US"/>
            </w:rPr>
          </w:rPrChange>
        </w:rPr>
      </w:pPr>
    </w:p>
    <w:p w14:paraId="077B6F0D" w14:textId="77777777" w:rsidR="00246680" w:rsidRPr="00023D2C" w:rsidRDefault="00246680" w:rsidP="00246680">
      <w:pPr>
        <w:pStyle w:val="StyleHeading2Before12ptAfter6ptLinespacingAtl"/>
        <w:spacing w:before="0" w:after="0" w:line="240" w:lineRule="auto"/>
        <w:rPr>
          <w:ins w:id="674" w:author="John Patrick Mullin" w:date="2020-07-06T10:19:00Z"/>
          <w:rFonts w:ascii="Times New Roman" w:hAnsi="Times New Roman"/>
          <w:rPrChange w:id="675" w:author="John Patrick Mullin" w:date="2020-07-06T10:45:00Z">
            <w:rPr>
              <w:ins w:id="676" w:author="John Patrick Mullin" w:date="2020-07-06T10:19:00Z"/>
              <w:rFonts w:cs="Arial"/>
            </w:rPr>
          </w:rPrChange>
        </w:rPr>
      </w:pPr>
      <w:ins w:id="677" w:author="John Patrick Mullin" w:date="2020-07-06T10:19:00Z">
        <w:r w:rsidRPr="00023D2C">
          <w:rPr>
            <w:rFonts w:ascii="Times New Roman" w:hAnsi="Times New Roman"/>
            <w:u w:val="single"/>
            <w:lang w:val="en-US"/>
            <w:rPrChange w:id="678" w:author="John Patrick Mullin" w:date="2020-07-06T10:45:00Z">
              <w:rPr>
                <w:rFonts w:cs="Arial"/>
                <w:u w:val="single"/>
                <w:lang w:val="en-US"/>
              </w:rPr>
            </w:rPrChange>
          </w:rPr>
          <w:t>Jurisdiction.</w:t>
        </w:r>
        <w:r w:rsidRPr="00023D2C">
          <w:rPr>
            <w:rFonts w:ascii="Times New Roman" w:hAnsi="Times New Roman"/>
            <w:lang w:val="en-US"/>
            <w:rPrChange w:id="679" w:author="John Patrick Mullin" w:date="2020-07-06T10:45:00Z">
              <w:rPr>
                <w:rFonts w:cs="Arial"/>
                <w:lang w:val="en-US"/>
              </w:rPr>
            </w:rPrChange>
          </w:rPr>
          <w:t xml:space="preserve"> The courts of Hong Kong S.A.R shall have exclusive jurisdiction to settle any dispute or claim arising out of or in connection with this letter (whether contractual or non-contractual).</w:t>
        </w:r>
      </w:ins>
    </w:p>
    <w:p w14:paraId="255FF8D3" w14:textId="77777777" w:rsidR="00246680" w:rsidRPr="00023D2C" w:rsidRDefault="00246680" w:rsidP="00246680">
      <w:pPr>
        <w:rPr>
          <w:ins w:id="680" w:author="John Patrick Mullin" w:date="2020-07-06T10:19:00Z"/>
          <w:rFonts w:ascii="Times New Roman" w:hAnsi="Times New Roman" w:cs="Times New Roman"/>
          <w:sz w:val="20"/>
          <w:rPrChange w:id="681" w:author="John Patrick Mullin" w:date="2020-07-06T10:45:00Z">
            <w:rPr>
              <w:ins w:id="682" w:author="John Patrick Mullin" w:date="2020-07-06T10:19:00Z"/>
              <w:rFonts w:cs="Arial"/>
              <w:sz w:val="20"/>
            </w:rPr>
          </w:rPrChange>
        </w:rPr>
      </w:pPr>
    </w:p>
    <w:p w14:paraId="6DD98BD8" w14:textId="77777777" w:rsidR="00246680" w:rsidRPr="00023D2C" w:rsidRDefault="00246680" w:rsidP="00246680">
      <w:pPr>
        <w:rPr>
          <w:ins w:id="683" w:author="John Patrick Mullin" w:date="2020-07-06T10:19:00Z"/>
          <w:rFonts w:ascii="Times New Roman" w:hAnsi="Times New Roman" w:cs="Times New Roman"/>
          <w:sz w:val="20"/>
          <w:lang w:val="en-US"/>
          <w:rPrChange w:id="684" w:author="John Patrick Mullin" w:date="2020-07-06T10:45:00Z">
            <w:rPr>
              <w:ins w:id="685" w:author="John Patrick Mullin" w:date="2020-07-06T10:19:00Z"/>
              <w:rFonts w:cs="Arial"/>
              <w:sz w:val="20"/>
              <w:lang w:val="en-US"/>
            </w:rPr>
          </w:rPrChange>
        </w:rPr>
      </w:pPr>
      <w:ins w:id="686" w:author="John Patrick Mullin" w:date="2020-07-06T10:19:00Z">
        <w:r w:rsidRPr="00023D2C">
          <w:rPr>
            <w:rFonts w:ascii="Times New Roman" w:hAnsi="Times New Roman" w:cs="Times New Roman"/>
            <w:sz w:val="20"/>
            <w:rPrChange w:id="687" w:author="John Patrick Mullin" w:date="2020-07-06T10:45:00Z">
              <w:rPr>
                <w:rFonts w:cs="Arial"/>
                <w:sz w:val="20"/>
              </w:rPr>
            </w:rPrChange>
          </w:rPr>
          <w:t xml:space="preserve">Please </w:t>
        </w:r>
        <w:r w:rsidRPr="00023D2C">
          <w:rPr>
            <w:rFonts w:ascii="Times New Roman" w:hAnsi="Times New Roman" w:cs="Times New Roman"/>
            <w:sz w:val="20"/>
            <w:lang w:val="en-US"/>
            <w:rPrChange w:id="688" w:author="John Patrick Mullin" w:date="2020-07-06T10:45:00Z">
              <w:rPr>
                <w:rFonts w:cs="Arial"/>
                <w:sz w:val="20"/>
                <w:lang w:val="en-US"/>
              </w:rPr>
            </w:rPrChange>
          </w:rPr>
          <w:t>acknowledge receipt of this letter and acceptance of its terms by signing, dating and returning the enclosed copy.</w:t>
        </w:r>
      </w:ins>
    </w:p>
    <w:p w14:paraId="4DD6CB77" w14:textId="77777777" w:rsidR="00246680" w:rsidRPr="00023D2C" w:rsidRDefault="00246680" w:rsidP="00246680">
      <w:pPr>
        <w:rPr>
          <w:ins w:id="689" w:author="John Patrick Mullin" w:date="2020-07-06T10:19:00Z"/>
          <w:rFonts w:ascii="Times New Roman" w:hAnsi="Times New Roman" w:cs="Times New Roman"/>
          <w:sz w:val="20"/>
          <w:lang w:val="en-US"/>
          <w:rPrChange w:id="690" w:author="John Patrick Mullin" w:date="2020-07-06T10:45:00Z">
            <w:rPr>
              <w:ins w:id="691" w:author="John Patrick Mullin" w:date="2020-07-06T10:19:00Z"/>
              <w:rFonts w:cs="Arial"/>
              <w:sz w:val="20"/>
              <w:lang w:val="en-US"/>
            </w:rPr>
          </w:rPrChange>
        </w:rPr>
      </w:pPr>
    </w:p>
    <w:p w14:paraId="14A1CE33" w14:textId="77777777" w:rsidR="00910937" w:rsidRDefault="00910937" w:rsidP="00246680">
      <w:pPr>
        <w:rPr>
          <w:ins w:id="692" w:author="Nicholas Krapels" w:date="2020-08-15T13:37:00Z"/>
          <w:rFonts w:ascii="Times New Roman" w:hAnsi="Times New Roman" w:cs="Times New Roman"/>
          <w:sz w:val="20"/>
          <w:lang w:val="en-US"/>
        </w:rPr>
      </w:pPr>
    </w:p>
    <w:p w14:paraId="5303129E" w14:textId="77777777" w:rsidR="00910937" w:rsidRDefault="00910937" w:rsidP="00246680">
      <w:pPr>
        <w:rPr>
          <w:ins w:id="693" w:author="Nicholas Krapels" w:date="2020-08-15T13:37:00Z"/>
          <w:rFonts w:ascii="Times New Roman" w:hAnsi="Times New Roman" w:cs="Times New Roman"/>
          <w:sz w:val="20"/>
          <w:lang w:val="en-US"/>
        </w:rPr>
      </w:pPr>
    </w:p>
    <w:p w14:paraId="44486095" w14:textId="37EE197B" w:rsidR="00246680" w:rsidRPr="00023D2C" w:rsidRDefault="00246680" w:rsidP="00246680">
      <w:pPr>
        <w:rPr>
          <w:ins w:id="694" w:author="John Patrick Mullin" w:date="2020-07-06T10:19:00Z"/>
          <w:rFonts w:ascii="Times New Roman" w:hAnsi="Times New Roman" w:cs="Times New Roman"/>
          <w:sz w:val="20"/>
          <w:lang w:val="en-US"/>
          <w:rPrChange w:id="695" w:author="John Patrick Mullin" w:date="2020-07-06T10:45:00Z">
            <w:rPr>
              <w:ins w:id="696" w:author="John Patrick Mullin" w:date="2020-07-06T10:19:00Z"/>
              <w:rFonts w:cs="Arial"/>
              <w:sz w:val="20"/>
              <w:lang w:val="en-US"/>
            </w:rPr>
          </w:rPrChange>
        </w:rPr>
      </w:pPr>
      <w:ins w:id="697" w:author="John Patrick Mullin" w:date="2020-07-06T10:19:00Z">
        <w:del w:id="698" w:author="Nicholas Krapels" w:date="2020-08-15T13:37:00Z">
          <w:r w:rsidRPr="00023D2C" w:rsidDel="00910937">
            <w:rPr>
              <w:rFonts w:ascii="Times New Roman" w:hAnsi="Times New Roman" w:cs="Times New Roman"/>
              <w:sz w:val="20"/>
              <w:lang w:val="en-US"/>
              <w:rPrChange w:id="699" w:author="John Patrick Mullin" w:date="2020-07-06T10:45:00Z">
                <w:rPr>
                  <w:rFonts w:cs="Arial"/>
                  <w:sz w:val="20"/>
                  <w:lang w:val="en-US"/>
                </w:rPr>
              </w:rPrChange>
            </w:rPr>
            <w:br w:type="page"/>
          </w:r>
        </w:del>
        <w:r w:rsidRPr="00023D2C">
          <w:rPr>
            <w:rFonts w:ascii="Times New Roman" w:hAnsi="Times New Roman" w:cs="Times New Roman"/>
            <w:sz w:val="20"/>
            <w:lang w:val="en-US"/>
            <w:rPrChange w:id="700" w:author="John Patrick Mullin" w:date="2020-07-06T10:45:00Z">
              <w:rPr>
                <w:rFonts w:cs="Arial"/>
                <w:sz w:val="20"/>
                <w:lang w:val="en-US"/>
              </w:rPr>
            </w:rPrChange>
          </w:rPr>
          <w:t>Yours sincerely,</w:t>
        </w:r>
      </w:ins>
    </w:p>
    <w:p w14:paraId="27AE117E" w14:textId="77777777" w:rsidR="00246680" w:rsidRPr="00023D2C" w:rsidRDefault="00246680" w:rsidP="00246680">
      <w:pPr>
        <w:rPr>
          <w:ins w:id="701" w:author="John Patrick Mullin" w:date="2020-07-06T10:19:00Z"/>
          <w:rFonts w:ascii="Times New Roman" w:hAnsi="Times New Roman" w:cs="Times New Roman"/>
          <w:sz w:val="20"/>
          <w:lang w:val="en-US"/>
          <w:rPrChange w:id="702" w:author="John Patrick Mullin" w:date="2020-07-06T10:45:00Z">
            <w:rPr>
              <w:ins w:id="703" w:author="John Patrick Mullin" w:date="2020-07-06T10:19:00Z"/>
              <w:rFonts w:cs="Arial"/>
              <w:sz w:val="20"/>
              <w:lang w:val="en-US"/>
            </w:rPr>
          </w:rPrChange>
        </w:rPr>
      </w:pPr>
    </w:p>
    <w:p w14:paraId="5BE1CEB0" w14:textId="77777777" w:rsidR="00246680" w:rsidRPr="00023D2C" w:rsidRDefault="00246680" w:rsidP="00246680">
      <w:pPr>
        <w:rPr>
          <w:ins w:id="704" w:author="John Patrick Mullin" w:date="2020-07-06T10:19:00Z"/>
          <w:rFonts w:ascii="Times New Roman" w:hAnsi="Times New Roman" w:cs="Times New Roman"/>
          <w:sz w:val="20"/>
          <w:lang w:val="en-US"/>
          <w:rPrChange w:id="705" w:author="John Patrick Mullin" w:date="2020-07-06T10:45:00Z">
            <w:rPr>
              <w:ins w:id="706" w:author="John Patrick Mullin" w:date="2020-07-06T10:19:00Z"/>
              <w:rFonts w:cs="Arial"/>
              <w:sz w:val="20"/>
              <w:lang w:val="en-US"/>
            </w:rPr>
          </w:rPrChange>
        </w:rPr>
      </w:pPr>
    </w:p>
    <w:p w14:paraId="00C30D75" w14:textId="77777777" w:rsidR="00246680" w:rsidRPr="00023D2C" w:rsidRDefault="00246680" w:rsidP="00246680">
      <w:pPr>
        <w:rPr>
          <w:ins w:id="707" w:author="John Patrick Mullin" w:date="2020-07-06T10:19:00Z"/>
          <w:rFonts w:ascii="Times New Roman" w:hAnsi="Times New Roman" w:cs="Times New Roman"/>
          <w:sz w:val="20"/>
          <w:lang w:val="en-US"/>
          <w:rPrChange w:id="708" w:author="John Patrick Mullin" w:date="2020-07-06T10:45:00Z">
            <w:rPr>
              <w:ins w:id="709" w:author="John Patrick Mullin" w:date="2020-07-06T10:19:00Z"/>
              <w:rFonts w:cs="Arial"/>
              <w:sz w:val="20"/>
              <w:lang w:val="en-US"/>
            </w:rPr>
          </w:rPrChange>
        </w:rPr>
      </w:pPr>
    </w:p>
    <w:p w14:paraId="55E7FAF9" w14:textId="77777777" w:rsidR="00246680" w:rsidRPr="00023D2C" w:rsidRDefault="00246680" w:rsidP="00246680">
      <w:pPr>
        <w:rPr>
          <w:ins w:id="710" w:author="John Patrick Mullin" w:date="2020-07-06T10:19:00Z"/>
          <w:rFonts w:ascii="Times New Roman" w:hAnsi="Times New Roman" w:cs="Times New Roman"/>
          <w:b/>
          <w:sz w:val="20"/>
          <w:rPrChange w:id="711" w:author="John Patrick Mullin" w:date="2020-07-06T10:45:00Z">
            <w:rPr>
              <w:ins w:id="712" w:author="John Patrick Mullin" w:date="2020-07-06T10:19:00Z"/>
              <w:rFonts w:cs="Arial"/>
              <w:b/>
              <w:sz w:val="20"/>
            </w:rPr>
          </w:rPrChange>
        </w:rPr>
      </w:pPr>
      <w:ins w:id="713" w:author="John Patrick Mullin" w:date="2020-07-06T10:19:00Z">
        <w:r w:rsidRPr="00023D2C">
          <w:rPr>
            <w:rFonts w:ascii="Times New Roman" w:hAnsi="Times New Roman" w:cs="Times New Roman"/>
            <w:b/>
            <w:sz w:val="20"/>
            <w:rPrChange w:id="714" w:author="John Patrick Mullin" w:date="2020-07-06T10:45:00Z">
              <w:rPr>
                <w:rFonts w:cs="Arial"/>
                <w:b/>
                <w:sz w:val="20"/>
              </w:rPr>
            </w:rPrChange>
          </w:rPr>
          <w:t>For and on behalf of</w:t>
        </w:r>
      </w:ins>
    </w:p>
    <w:p w14:paraId="3F940883" w14:textId="1F1C2323" w:rsidR="00246680" w:rsidRPr="00023D2C" w:rsidRDefault="008A62C2" w:rsidP="00246680">
      <w:pPr>
        <w:rPr>
          <w:ins w:id="715" w:author="John Patrick Mullin" w:date="2020-07-06T10:19:00Z"/>
          <w:rFonts w:ascii="Times New Roman" w:hAnsi="Times New Roman" w:cs="Times New Roman"/>
          <w:b/>
          <w:sz w:val="20"/>
          <w:rPrChange w:id="716" w:author="John Patrick Mullin" w:date="2020-07-06T10:45:00Z">
            <w:rPr>
              <w:ins w:id="717" w:author="John Patrick Mullin" w:date="2020-07-06T10:19:00Z"/>
              <w:rFonts w:cs="Arial"/>
              <w:b/>
              <w:sz w:val="20"/>
            </w:rPr>
          </w:rPrChange>
        </w:rPr>
      </w:pPr>
      <w:ins w:id="718" w:author="John Patrick Mullin" w:date="2020-07-06T10:52:00Z">
        <w:del w:id="719" w:author="Nicholas Krapels" w:date="2020-08-15T13:37:00Z">
          <w:r w:rsidDel="00805E36">
            <w:rPr>
              <w:rFonts w:ascii="Times New Roman" w:hAnsi="Times New Roman" w:cs="Times New Roman"/>
              <w:b/>
              <w:sz w:val="20"/>
            </w:rPr>
            <w:delText>The MANTRA DAO F</w:delText>
          </w:r>
        </w:del>
      </w:ins>
      <w:ins w:id="720" w:author="John Patrick Mullin" w:date="2020-07-06T10:53:00Z">
        <w:del w:id="721" w:author="Nicholas Krapels" w:date="2020-08-15T13:37:00Z">
          <w:r w:rsidDel="00805E36">
            <w:rPr>
              <w:rFonts w:ascii="Times New Roman" w:hAnsi="Times New Roman" w:cs="Times New Roman"/>
              <w:b/>
              <w:sz w:val="20"/>
            </w:rPr>
            <w:delText>oundation</w:delText>
          </w:r>
        </w:del>
      </w:ins>
      <w:ins w:id="722" w:author="Nicholas Krapels" w:date="2020-08-15T13:37:00Z">
        <w:r w:rsidR="00805E36">
          <w:rPr>
            <w:rFonts w:ascii="Times New Roman" w:hAnsi="Times New Roman" w:cs="Times New Roman"/>
            <w:b/>
            <w:sz w:val="20"/>
          </w:rPr>
          <w:t>DFP Practice Limited</w:t>
        </w:r>
      </w:ins>
    </w:p>
    <w:p w14:paraId="2D1757AB" w14:textId="6DCA2376" w:rsidR="00246680" w:rsidRDefault="00246680" w:rsidP="00246680">
      <w:pPr>
        <w:rPr>
          <w:ins w:id="723" w:author="John Patrick Mullin" w:date="2020-07-06T10:53:00Z"/>
          <w:rFonts w:ascii="Times New Roman" w:hAnsi="Times New Roman" w:cs="Times New Roman"/>
          <w:sz w:val="20"/>
        </w:rPr>
      </w:pPr>
    </w:p>
    <w:p w14:paraId="7EBF556F" w14:textId="0D3D6F00" w:rsidR="008A62C2" w:rsidRDefault="008A62C2" w:rsidP="00246680">
      <w:pPr>
        <w:rPr>
          <w:ins w:id="724" w:author="John Patrick Mullin" w:date="2020-07-06T10:53:00Z"/>
          <w:rFonts w:ascii="Times New Roman" w:hAnsi="Times New Roman" w:cs="Times New Roman"/>
          <w:sz w:val="20"/>
        </w:rPr>
      </w:pPr>
    </w:p>
    <w:p w14:paraId="08D8073B" w14:textId="629A06B2" w:rsidR="008A62C2" w:rsidRDefault="008A62C2" w:rsidP="00246680">
      <w:pPr>
        <w:rPr>
          <w:ins w:id="725" w:author="John Patrick Mullin" w:date="2020-07-06T10:53:00Z"/>
          <w:rFonts w:ascii="Times New Roman" w:hAnsi="Times New Roman" w:cs="Times New Roman"/>
          <w:sz w:val="20"/>
        </w:rPr>
      </w:pPr>
    </w:p>
    <w:p w14:paraId="49FFD792" w14:textId="76FDCE02" w:rsidR="008A62C2" w:rsidRDefault="008A62C2" w:rsidP="00246680">
      <w:pPr>
        <w:rPr>
          <w:ins w:id="726" w:author="John Patrick Mullin" w:date="2020-07-06T10:53:00Z"/>
          <w:rFonts w:ascii="Times New Roman" w:hAnsi="Times New Roman" w:cs="Times New Roman"/>
          <w:sz w:val="20"/>
        </w:rPr>
      </w:pPr>
    </w:p>
    <w:p w14:paraId="01D517FE" w14:textId="2058F082" w:rsidR="008A62C2" w:rsidRDefault="008A62C2" w:rsidP="00246680">
      <w:pPr>
        <w:rPr>
          <w:ins w:id="727" w:author="John Patrick Mullin" w:date="2020-07-06T10:53:00Z"/>
          <w:rFonts w:ascii="Times New Roman" w:hAnsi="Times New Roman" w:cs="Times New Roman"/>
          <w:sz w:val="20"/>
        </w:rPr>
      </w:pPr>
    </w:p>
    <w:p w14:paraId="0F0F7D3D" w14:textId="3006D6EA" w:rsidR="008A62C2" w:rsidRPr="00023D2C" w:rsidRDefault="008A62C2" w:rsidP="00246680">
      <w:pPr>
        <w:rPr>
          <w:ins w:id="728" w:author="John Patrick Mullin" w:date="2020-07-06T10:19:00Z"/>
          <w:rFonts w:ascii="Times New Roman" w:hAnsi="Times New Roman" w:cs="Times New Roman"/>
          <w:sz w:val="20"/>
          <w:rPrChange w:id="729" w:author="John Patrick Mullin" w:date="2020-07-06T10:45:00Z">
            <w:rPr>
              <w:ins w:id="730" w:author="John Patrick Mullin" w:date="2020-07-06T10:19:00Z"/>
              <w:rFonts w:cs="Arial"/>
              <w:sz w:val="20"/>
            </w:rPr>
          </w:rPrChange>
        </w:rPr>
      </w:pPr>
    </w:p>
    <w:p w14:paraId="738AF8EF" w14:textId="27451590" w:rsidR="00246680" w:rsidRPr="00023D2C" w:rsidRDefault="00246680" w:rsidP="00246680">
      <w:pPr>
        <w:rPr>
          <w:ins w:id="731" w:author="John Patrick Mullin" w:date="2020-07-06T10:19:00Z"/>
          <w:rFonts w:ascii="Times New Roman" w:hAnsi="Times New Roman" w:cs="Times New Roman"/>
          <w:sz w:val="20"/>
          <w:lang w:val="en-US"/>
          <w:rPrChange w:id="732" w:author="John Patrick Mullin" w:date="2020-07-06T10:45:00Z">
            <w:rPr>
              <w:ins w:id="733" w:author="John Patrick Mullin" w:date="2020-07-06T10:19:00Z"/>
              <w:rFonts w:cs="Arial"/>
              <w:sz w:val="20"/>
              <w:lang w:val="en-US"/>
            </w:rPr>
          </w:rPrChange>
        </w:rPr>
      </w:pPr>
      <w:ins w:id="734" w:author="John Patrick Mullin" w:date="2020-07-06T10:19:00Z">
        <w:r w:rsidRPr="00023D2C">
          <w:rPr>
            <w:rFonts w:ascii="Times New Roman" w:hAnsi="Times New Roman" w:cs="Times New Roman"/>
            <w:sz w:val="20"/>
            <w:rPrChange w:id="735" w:author="John Patrick Mullin" w:date="2020-07-06T10:45:00Z">
              <w:rPr>
                <w:rFonts w:cs="Arial"/>
                <w:sz w:val="20"/>
              </w:rPr>
            </w:rPrChange>
          </w:rPr>
          <w:t>___________________________</w:t>
        </w:r>
      </w:ins>
    </w:p>
    <w:p w14:paraId="357CE368" w14:textId="01AB60AF" w:rsidR="00246680" w:rsidRPr="00023D2C" w:rsidRDefault="008A62C2" w:rsidP="00246680">
      <w:pPr>
        <w:rPr>
          <w:ins w:id="736" w:author="John Patrick Mullin" w:date="2020-07-06T10:19:00Z"/>
          <w:rFonts w:ascii="Times New Roman" w:hAnsi="Times New Roman" w:cs="Times New Roman"/>
          <w:b/>
          <w:sz w:val="20"/>
          <w:rPrChange w:id="737" w:author="John Patrick Mullin" w:date="2020-07-06T10:45:00Z">
            <w:rPr>
              <w:ins w:id="738" w:author="John Patrick Mullin" w:date="2020-07-06T10:19:00Z"/>
              <w:rFonts w:cs="Arial"/>
              <w:b/>
              <w:sz w:val="20"/>
            </w:rPr>
          </w:rPrChange>
        </w:rPr>
      </w:pPr>
      <w:ins w:id="739" w:author="John Patrick Mullin" w:date="2020-07-06T10:53:00Z">
        <w:del w:id="740" w:author="Nicholas Krapels" w:date="2020-08-15T13:37:00Z">
          <w:r w:rsidDel="00805E36">
            <w:rPr>
              <w:rFonts w:ascii="Times New Roman" w:hAnsi="Times New Roman" w:cs="Times New Roman"/>
              <w:b/>
              <w:sz w:val="20"/>
            </w:rPr>
            <w:delText>John Patrick Mullin</w:delText>
          </w:r>
        </w:del>
      </w:ins>
      <w:ins w:id="741" w:author="Nicholas Krapels" w:date="2020-08-15T13:37:00Z">
        <w:r w:rsidR="00805E36">
          <w:rPr>
            <w:rFonts w:ascii="Times New Roman" w:hAnsi="Times New Roman" w:cs="Times New Roman"/>
            <w:b/>
            <w:sz w:val="20"/>
          </w:rPr>
          <w:t>Yang Tao</w:t>
        </w:r>
      </w:ins>
      <w:ins w:id="742" w:author="John Patrick Mullin" w:date="2020-07-06T10:19:00Z">
        <w:r w:rsidR="00246680" w:rsidRPr="00023D2C">
          <w:rPr>
            <w:rFonts w:ascii="Times New Roman" w:hAnsi="Times New Roman" w:cs="Times New Roman"/>
            <w:b/>
            <w:sz w:val="20"/>
            <w:rPrChange w:id="743" w:author="John Patrick Mullin" w:date="2020-07-06T10:45:00Z">
              <w:rPr>
                <w:rFonts w:cs="Arial"/>
                <w:b/>
                <w:sz w:val="20"/>
              </w:rPr>
            </w:rPrChange>
          </w:rPr>
          <w:t xml:space="preserve">, </w:t>
        </w:r>
      </w:ins>
      <w:ins w:id="744" w:author="John Patrick Mullin" w:date="2020-07-06T10:53:00Z">
        <w:del w:id="745" w:author="Nicholas Krapels" w:date="2020-08-15T13:42:00Z">
          <w:r w:rsidDel="00910937">
            <w:rPr>
              <w:rFonts w:ascii="Times New Roman" w:hAnsi="Times New Roman" w:cs="Times New Roman"/>
              <w:b/>
              <w:sz w:val="20"/>
            </w:rPr>
            <w:delText>Council Member</w:delText>
          </w:r>
        </w:del>
      </w:ins>
      <w:ins w:id="746" w:author="Nicholas Krapels" w:date="2020-08-15T13:42:00Z">
        <w:r w:rsidR="00910937">
          <w:rPr>
            <w:rFonts w:ascii="Times New Roman" w:hAnsi="Times New Roman" w:cs="Times New Roman"/>
            <w:b/>
            <w:sz w:val="20"/>
          </w:rPr>
          <w:t>Director</w:t>
        </w:r>
      </w:ins>
      <w:ins w:id="747" w:author="John Patrick Mullin" w:date="2020-07-06T10:19:00Z">
        <w:r w:rsidR="00246680" w:rsidRPr="00023D2C">
          <w:rPr>
            <w:rFonts w:ascii="Times New Roman" w:hAnsi="Times New Roman" w:cs="Times New Roman"/>
            <w:b/>
            <w:sz w:val="20"/>
            <w:rPrChange w:id="748" w:author="John Patrick Mullin" w:date="2020-07-06T10:45:00Z">
              <w:rPr>
                <w:rFonts w:cs="Arial"/>
                <w:b/>
                <w:sz w:val="20"/>
              </w:rPr>
            </w:rPrChange>
          </w:rPr>
          <w:t xml:space="preserve"> </w:t>
        </w:r>
      </w:ins>
    </w:p>
    <w:p w14:paraId="132CECEB" w14:textId="77777777" w:rsidR="00246680" w:rsidRPr="00023D2C" w:rsidRDefault="00246680" w:rsidP="00246680">
      <w:pPr>
        <w:rPr>
          <w:ins w:id="749" w:author="John Patrick Mullin" w:date="2020-07-06T10:19:00Z"/>
          <w:rFonts w:ascii="Times New Roman" w:hAnsi="Times New Roman" w:cs="Times New Roman"/>
          <w:b/>
          <w:sz w:val="20"/>
          <w:rPrChange w:id="750" w:author="John Patrick Mullin" w:date="2020-07-06T10:45:00Z">
            <w:rPr>
              <w:ins w:id="751" w:author="John Patrick Mullin" w:date="2020-07-06T10:19:00Z"/>
              <w:rFonts w:cs="Arial"/>
              <w:b/>
              <w:sz w:val="20"/>
            </w:rPr>
          </w:rPrChange>
        </w:rPr>
      </w:pPr>
    </w:p>
    <w:p w14:paraId="3ECABDA9" w14:textId="77777777" w:rsidR="00246680" w:rsidRPr="00023D2C" w:rsidRDefault="00246680" w:rsidP="00246680">
      <w:pPr>
        <w:rPr>
          <w:ins w:id="752" w:author="John Patrick Mullin" w:date="2020-07-06T10:19:00Z"/>
          <w:rFonts w:ascii="Times New Roman" w:hAnsi="Times New Roman" w:cs="Times New Roman"/>
          <w:b/>
          <w:sz w:val="20"/>
          <w:rPrChange w:id="753" w:author="John Patrick Mullin" w:date="2020-07-06T10:45:00Z">
            <w:rPr>
              <w:ins w:id="754" w:author="John Patrick Mullin" w:date="2020-07-06T10:19:00Z"/>
              <w:rFonts w:cs="Arial"/>
              <w:b/>
              <w:sz w:val="20"/>
            </w:rPr>
          </w:rPrChange>
        </w:rPr>
      </w:pPr>
    </w:p>
    <w:p w14:paraId="02DADB8F" w14:textId="77777777" w:rsidR="00246680" w:rsidRPr="00023D2C" w:rsidRDefault="00246680" w:rsidP="00246680">
      <w:pPr>
        <w:rPr>
          <w:ins w:id="755" w:author="John Patrick Mullin" w:date="2020-07-06T10:19:00Z"/>
          <w:rFonts w:ascii="Times New Roman" w:hAnsi="Times New Roman" w:cs="Times New Roman"/>
          <w:sz w:val="20"/>
          <w:rPrChange w:id="756" w:author="John Patrick Mullin" w:date="2020-07-06T10:45:00Z">
            <w:rPr>
              <w:ins w:id="757" w:author="John Patrick Mullin" w:date="2020-07-06T10:19:00Z"/>
              <w:rFonts w:cs="Arial"/>
              <w:sz w:val="20"/>
            </w:rPr>
          </w:rPrChange>
        </w:rPr>
      </w:pPr>
    </w:p>
    <w:p w14:paraId="2125A44A" w14:textId="77777777" w:rsidR="00246680" w:rsidRPr="00023D2C" w:rsidRDefault="00246680" w:rsidP="00246680">
      <w:pPr>
        <w:rPr>
          <w:ins w:id="758" w:author="John Patrick Mullin" w:date="2020-07-06T10:19:00Z"/>
          <w:rFonts w:ascii="Times New Roman" w:hAnsi="Times New Roman" w:cs="Times New Roman"/>
          <w:sz w:val="20"/>
          <w:rPrChange w:id="759" w:author="John Patrick Mullin" w:date="2020-07-06T10:45:00Z">
            <w:rPr>
              <w:ins w:id="760" w:author="John Patrick Mullin" w:date="2020-07-06T10:19:00Z"/>
              <w:rFonts w:cs="Arial"/>
              <w:sz w:val="20"/>
            </w:rPr>
          </w:rPrChange>
        </w:rPr>
      </w:pPr>
    </w:p>
    <w:p w14:paraId="3C1C6C39" w14:textId="77777777" w:rsidR="00246680" w:rsidRPr="00023D2C" w:rsidRDefault="00246680" w:rsidP="00246680">
      <w:pPr>
        <w:rPr>
          <w:ins w:id="761" w:author="John Patrick Mullin" w:date="2020-07-06T10:19:00Z"/>
          <w:rFonts w:ascii="Times New Roman" w:hAnsi="Times New Roman" w:cs="Times New Roman"/>
          <w:b/>
          <w:sz w:val="20"/>
          <w:rPrChange w:id="762" w:author="John Patrick Mullin" w:date="2020-07-06T10:45:00Z">
            <w:rPr>
              <w:ins w:id="763" w:author="John Patrick Mullin" w:date="2020-07-06T10:19:00Z"/>
              <w:rFonts w:cs="Arial"/>
              <w:b/>
              <w:sz w:val="20"/>
            </w:rPr>
          </w:rPrChange>
        </w:rPr>
      </w:pPr>
      <w:ins w:id="764" w:author="John Patrick Mullin" w:date="2020-07-06T10:19:00Z">
        <w:r w:rsidRPr="00023D2C">
          <w:rPr>
            <w:rFonts w:ascii="Times New Roman" w:hAnsi="Times New Roman" w:cs="Times New Roman"/>
            <w:b/>
            <w:sz w:val="20"/>
            <w:rPrChange w:id="765" w:author="John Patrick Mullin" w:date="2020-07-06T10:45:00Z">
              <w:rPr>
                <w:rFonts w:cs="Arial"/>
                <w:b/>
                <w:sz w:val="20"/>
              </w:rPr>
            </w:rPrChange>
          </w:rPr>
          <w:t>Agreed to and acknowledged by:</w:t>
        </w:r>
      </w:ins>
    </w:p>
    <w:p w14:paraId="2970A02C" w14:textId="77777777" w:rsidR="00246680" w:rsidRPr="00023D2C" w:rsidRDefault="00246680" w:rsidP="00246680">
      <w:pPr>
        <w:rPr>
          <w:ins w:id="766" w:author="John Patrick Mullin" w:date="2020-07-06T10:19:00Z"/>
          <w:rFonts w:ascii="Times New Roman" w:hAnsi="Times New Roman" w:cs="Times New Roman"/>
          <w:sz w:val="20"/>
          <w:rPrChange w:id="767" w:author="John Patrick Mullin" w:date="2020-07-06T10:45:00Z">
            <w:rPr>
              <w:ins w:id="768" w:author="John Patrick Mullin" w:date="2020-07-06T10:19:00Z"/>
              <w:rFonts w:cs="Arial"/>
              <w:sz w:val="20"/>
            </w:rPr>
          </w:rPrChange>
        </w:rPr>
      </w:pPr>
    </w:p>
    <w:p w14:paraId="60BD8D2D" w14:textId="7E51F7A5" w:rsidR="00246680" w:rsidRDefault="00246680" w:rsidP="00246680">
      <w:pPr>
        <w:rPr>
          <w:ins w:id="769" w:author="John Patrick Mullin" w:date="2020-07-06T10:53:00Z"/>
          <w:rFonts w:ascii="Times New Roman" w:hAnsi="Times New Roman" w:cs="Times New Roman"/>
          <w:sz w:val="20"/>
        </w:rPr>
      </w:pPr>
    </w:p>
    <w:p w14:paraId="299661E4" w14:textId="09361F81" w:rsidR="008A62C2" w:rsidRDefault="008A62C2" w:rsidP="00246680">
      <w:pPr>
        <w:rPr>
          <w:ins w:id="770" w:author="John Patrick Mullin" w:date="2020-07-06T10:53:00Z"/>
          <w:rFonts w:ascii="Times New Roman" w:hAnsi="Times New Roman" w:cs="Times New Roman"/>
          <w:sz w:val="20"/>
        </w:rPr>
      </w:pPr>
    </w:p>
    <w:p w14:paraId="7C6349C3" w14:textId="77777777" w:rsidR="008A62C2" w:rsidRDefault="008A62C2" w:rsidP="00246680">
      <w:pPr>
        <w:rPr>
          <w:ins w:id="771" w:author="John Patrick Mullin" w:date="2020-07-06T10:53:00Z"/>
          <w:rFonts w:ascii="Times New Roman" w:hAnsi="Times New Roman" w:cs="Times New Roman"/>
          <w:sz w:val="20"/>
        </w:rPr>
      </w:pPr>
    </w:p>
    <w:p w14:paraId="01857757" w14:textId="783FE93E" w:rsidR="008A62C2" w:rsidRDefault="008A62C2" w:rsidP="00246680">
      <w:pPr>
        <w:rPr>
          <w:ins w:id="772" w:author="John Patrick Mullin" w:date="2020-07-06T10:53:00Z"/>
          <w:rFonts w:ascii="Times New Roman" w:hAnsi="Times New Roman" w:cs="Times New Roman"/>
          <w:sz w:val="20"/>
        </w:rPr>
      </w:pPr>
    </w:p>
    <w:p w14:paraId="46E3E8E9" w14:textId="3E474443" w:rsidR="008A62C2" w:rsidRPr="00023D2C" w:rsidRDefault="008A62C2" w:rsidP="00246680">
      <w:pPr>
        <w:rPr>
          <w:ins w:id="773" w:author="John Patrick Mullin" w:date="2020-07-06T10:19:00Z"/>
          <w:rFonts w:ascii="Times New Roman" w:hAnsi="Times New Roman" w:cs="Times New Roman"/>
          <w:sz w:val="20"/>
          <w:rPrChange w:id="774" w:author="John Patrick Mullin" w:date="2020-07-06T10:45:00Z">
            <w:rPr>
              <w:ins w:id="775" w:author="John Patrick Mullin" w:date="2020-07-06T10:19:00Z"/>
              <w:rFonts w:cs="Arial"/>
              <w:sz w:val="20"/>
            </w:rPr>
          </w:rPrChange>
        </w:rPr>
      </w:pPr>
    </w:p>
    <w:p w14:paraId="62DDE557" w14:textId="77777777" w:rsidR="00246680" w:rsidRPr="00023D2C" w:rsidRDefault="00246680" w:rsidP="00246680">
      <w:pPr>
        <w:rPr>
          <w:ins w:id="776" w:author="John Patrick Mullin" w:date="2020-07-06T10:19:00Z"/>
          <w:rFonts w:ascii="Times New Roman" w:hAnsi="Times New Roman" w:cs="Times New Roman"/>
          <w:sz w:val="20"/>
          <w:rPrChange w:id="777" w:author="John Patrick Mullin" w:date="2020-07-06T10:45:00Z">
            <w:rPr>
              <w:ins w:id="778" w:author="John Patrick Mullin" w:date="2020-07-06T10:19:00Z"/>
              <w:rFonts w:cs="Arial"/>
              <w:sz w:val="20"/>
            </w:rPr>
          </w:rPrChange>
        </w:rPr>
      </w:pPr>
      <w:ins w:id="779" w:author="John Patrick Mullin" w:date="2020-07-06T10:19:00Z">
        <w:r w:rsidRPr="00023D2C">
          <w:rPr>
            <w:rFonts w:ascii="Times New Roman" w:hAnsi="Times New Roman" w:cs="Times New Roman"/>
            <w:sz w:val="20"/>
            <w:rPrChange w:id="780" w:author="John Patrick Mullin" w:date="2020-07-06T10:45:00Z">
              <w:rPr>
                <w:rFonts w:cs="Arial"/>
                <w:sz w:val="20"/>
              </w:rPr>
            </w:rPrChange>
          </w:rPr>
          <w:t>___________________________</w:t>
        </w:r>
      </w:ins>
    </w:p>
    <w:p w14:paraId="75B42D51" w14:textId="60412578" w:rsidR="00246680" w:rsidRPr="00023D2C" w:rsidRDefault="008A62C2" w:rsidP="00246680">
      <w:pPr>
        <w:rPr>
          <w:ins w:id="781" w:author="John Patrick Mullin" w:date="2020-07-06T10:19:00Z"/>
          <w:rFonts w:ascii="Times New Roman" w:hAnsi="Times New Roman" w:cs="Times New Roman"/>
          <w:sz w:val="20"/>
          <w:rPrChange w:id="782" w:author="John Patrick Mullin" w:date="2020-07-06T10:45:00Z">
            <w:rPr>
              <w:ins w:id="783" w:author="John Patrick Mullin" w:date="2020-07-06T10:19:00Z"/>
              <w:rFonts w:cs="Arial"/>
              <w:sz w:val="20"/>
            </w:rPr>
          </w:rPrChange>
        </w:rPr>
      </w:pPr>
      <w:ins w:id="784" w:author="John Patrick Mullin" w:date="2020-07-06T10:53:00Z">
        <w:del w:id="785" w:author="Nicholas Krapels" w:date="2020-08-15T13:37:00Z">
          <w:r w:rsidRPr="00910937" w:rsidDel="00910937">
            <w:rPr>
              <w:rFonts w:ascii="Times New Roman" w:hAnsi="Times New Roman" w:cs="Times New Roman"/>
              <w:b/>
              <w:sz w:val="20"/>
              <w:highlight w:val="yellow"/>
              <w:rPrChange w:id="786" w:author="Nicholas Krapels" w:date="2020-08-15T13:37:00Z">
                <w:rPr>
                  <w:rFonts w:ascii="Times New Roman" w:hAnsi="Times New Roman" w:cs="Times New Roman"/>
                  <w:b/>
                  <w:sz w:val="20"/>
                </w:rPr>
              </w:rPrChange>
            </w:rPr>
            <w:delText>Nicholas Krapels</w:delText>
          </w:r>
        </w:del>
      </w:ins>
      <w:ins w:id="787" w:author="Nicholas Krapels" w:date="2020-08-15T13:37:00Z">
        <w:r w:rsidR="00910937" w:rsidRPr="00910937">
          <w:rPr>
            <w:rFonts w:ascii="Times New Roman" w:hAnsi="Times New Roman" w:cs="Times New Roman"/>
            <w:b/>
            <w:sz w:val="20"/>
            <w:highlight w:val="yellow"/>
            <w:rPrChange w:id="788" w:author="Nicholas Krapels" w:date="2020-08-15T13:37:00Z">
              <w:rPr>
                <w:rFonts w:ascii="Times New Roman" w:hAnsi="Times New Roman" w:cs="Times New Roman"/>
                <w:b/>
                <w:sz w:val="20"/>
              </w:rPr>
            </w:rPrChange>
          </w:rPr>
          <w:t>Name</w:t>
        </w:r>
      </w:ins>
    </w:p>
    <w:p w14:paraId="1C3B8027" w14:textId="77777777" w:rsidR="00246680" w:rsidRPr="00023D2C" w:rsidRDefault="00246680" w:rsidP="00246680">
      <w:pPr>
        <w:rPr>
          <w:ins w:id="789" w:author="John Patrick Mullin" w:date="2020-07-06T10:19:00Z"/>
          <w:rFonts w:ascii="Times New Roman" w:hAnsi="Times New Roman" w:cs="Times New Roman"/>
          <w:sz w:val="20"/>
          <w:rPrChange w:id="790" w:author="John Patrick Mullin" w:date="2020-07-06T10:45:00Z">
            <w:rPr>
              <w:ins w:id="791" w:author="John Patrick Mullin" w:date="2020-07-06T10:19:00Z"/>
              <w:rFonts w:cs="Arial"/>
              <w:sz w:val="20"/>
            </w:rPr>
          </w:rPrChange>
        </w:rPr>
      </w:pPr>
    </w:p>
    <w:p w14:paraId="31B0183C" w14:textId="49A7F5F1" w:rsidR="00246680" w:rsidRPr="00023D2C" w:rsidDel="00910937" w:rsidRDefault="00246680" w:rsidP="00246680">
      <w:pPr>
        <w:rPr>
          <w:ins w:id="792" w:author="John Patrick Mullin" w:date="2020-07-06T10:19:00Z"/>
          <w:del w:id="793" w:author="Nicholas Krapels" w:date="2020-08-15T13:40:00Z"/>
          <w:rFonts w:ascii="Times New Roman" w:hAnsi="Times New Roman" w:cs="Times New Roman"/>
          <w:sz w:val="20"/>
          <w:rPrChange w:id="794" w:author="John Patrick Mullin" w:date="2020-07-06T10:45:00Z">
            <w:rPr>
              <w:ins w:id="795" w:author="John Patrick Mullin" w:date="2020-07-06T10:19:00Z"/>
              <w:del w:id="796" w:author="Nicholas Krapels" w:date="2020-08-15T13:40:00Z"/>
              <w:rFonts w:cs="Arial"/>
              <w:sz w:val="20"/>
            </w:rPr>
          </w:rPrChange>
        </w:rPr>
      </w:pPr>
    </w:p>
    <w:p w14:paraId="4B9E74E3" w14:textId="6FE4DB59" w:rsidR="00246680" w:rsidRPr="00023D2C" w:rsidDel="00910937" w:rsidRDefault="00246680" w:rsidP="00246680">
      <w:pPr>
        <w:rPr>
          <w:ins w:id="797" w:author="John Patrick Mullin" w:date="2020-07-06T10:19:00Z"/>
          <w:del w:id="798" w:author="Nicholas Krapels" w:date="2020-08-15T13:40:00Z"/>
          <w:rFonts w:ascii="Times New Roman" w:hAnsi="Times New Roman" w:cs="Times New Roman"/>
          <w:sz w:val="20"/>
          <w:rPrChange w:id="799" w:author="John Patrick Mullin" w:date="2020-07-06T10:45:00Z">
            <w:rPr>
              <w:ins w:id="800" w:author="John Patrick Mullin" w:date="2020-07-06T10:19:00Z"/>
              <w:del w:id="801" w:author="Nicholas Krapels" w:date="2020-08-15T13:40:00Z"/>
              <w:rFonts w:cs="Arial"/>
              <w:sz w:val="20"/>
            </w:rPr>
          </w:rPrChange>
        </w:rPr>
      </w:pPr>
      <w:ins w:id="802" w:author="John Patrick Mullin" w:date="2020-07-06T10:19:00Z">
        <w:r w:rsidRPr="00023D2C">
          <w:rPr>
            <w:rFonts w:ascii="Times New Roman" w:hAnsi="Times New Roman" w:cs="Times New Roman"/>
            <w:sz w:val="20"/>
            <w:rPrChange w:id="803" w:author="John Patrick Mullin" w:date="2020-07-06T10:45:00Z">
              <w:rPr>
                <w:rFonts w:cs="Arial"/>
                <w:sz w:val="20"/>
              </w:rPr>
            </w:rPrChange>
          </w:rPr>
          <w:t>___________________________</w:t>
        </w:r>
        <w:r w:rsidRPr="00023D2C">
          <w:rPr>
            <w:rFonts w:ascii="Times New Roman" w:hAnsi="Times New Roman" w:cs="Times New Roman"/>
            <w:sz w:val="20"/>
            <w:rPrChange w:id="804" w:author="John Patrick Mullin" w:date="2020-07-06T10:45:00Z">
              <w:rPr>
                <w:rFonts w:cs="Arial"/>
                <w:sz w:val="20"/>
              </w:rPr>
            </w:rPrChange>
          </w:rPr>
          <w:br/>
        </w:r>
        <w:r w:rsidRPr="00910937">
          <w:rPr>
            <w:rFonts w:ascii="Times New Roman" w:hAnsi="Times New Roman" w:cs="Times New Roman"/>
            <w:b/>
            <w:bCs/>
            <w:sz w:val="20"/>
            <w:highlight w:val="yellow"/>
            <w:rPrChange w:id="805" w:author="Nicholas Krapels" w:date="2020-08-15T13:40:00Z">
              <w:rPr>
                <w:rFonts w:cs="Arial"/>
                <w:sz w:val="20"/>
              </w:rPr>
            </w:rPrChange>
          </w:rPr>
          <w:t>Dat</w:t>
        </w:r>
      </w:ins>
      <w:ins w:id="806" w:author="Nicholas Krapels" w:date="2020-08-15T13:40:00Z">
        <w:r w:rsidR="00910937" w:rsidRPr="00910937">
          <w:rPr>
            <w:rFonts w:ascii="Times New Roman" w:hAnsi="Times New Roman" w:cs="Times New Roman"/>
            <w:b/>
            <w:bCs/>
            <w:sz w:val="20"/>
            <w:highlight w:val="yellow"/>
            <w:rPrChange w:id="807" w:author="Nicholas Krapels" w:date="2020-08-15T13:40:00Z">
              <w:rPr>
                <w:rFonts w:ascii="Times New Roman" w:hAnsi="Times New Roman" w:cs="Times New Roman"/>
                <w:sz w:val="20"/>
              </w:rPr>
            </w:rPrChange>
          </w:rPr>
          <w:t>e</w:t>
        </w:r>
      </w:ins>
      <w:ins w:id="808" w:author="John Patrick Mullin" w:date="2020-07-06T10:19:00Z">
        <w:del w:id="809" w:author="Nicholas Krapels" w:date="2020-08-15T13:40:00Z">
          <w:r w:rsidRPr="00023D2C" w:rsidDel="00910937">
            <w:rPr>
              <w:rFonts w:ascii="Times New Roman" w:hAnsi="Times New Roman" w:cs="Times New Roman"/>
              <w:sz w:val="20"/>
              <w:rPrChange w:id="810" w:author="John Patrick Mullin" w:date="2020-07-06T10:45:00Z">
                <w:rPr>
                  <w:rFonts w:cs="Arial"/>
                  <w:sz w:val="20"/>
                </w:rPr>
              </w:rPrChange>
            </w:rPr>
            <w:delText>e</w:delText>
          </w:r>
        </w:del>
      </w:ins>
    </w:p>
    <w:p w14:paraId="18F7000F" w14:textId="77777777" w:rsidR="00246680" w:rsidRPr="00023D2C" w:rsidRDefault="00246680" w:rsidP="00246680">
      <w:pPr>
        <w:rPr>
          <w:ins w:id="811" w:author="John Patrick Mullin" w:date="2020-07-06T10:19:00Z"/>
          <w:rFonts w:ascii="Times New Roman" w:hAnsi="Times New Roman" w:cs="Times New Roman"/>
          <w:sz w:val="20"/>
          <w:rPrChange w:id="812" w:author="John Patrick Mullin" w:date="2020-07-06T10:45:00Z">
            <w:rPr>
              <w:ins w:id="813" w:author="John Patrick Mullin" w:date="2020-07-06T10:19:00Z"/>
              <w:rFonts w:cs="Arial"/>
              <w:sz w:val="20"/>
            </w:rPr>
          </w:rPrChange>
        </w:rPr>
        <w:sectPr w:rsidR="00246680" w:rsidRPr="00023D2C" w:rsidSect="00692F55">
          <w:headerReference w:type="default" r:id="rId8"/>
          <w:headerReference w:type="first" r:id="rId9"/>
          <w:pgSz w:w="11906" w:h="16838" w:code="9"/>
          <w:pgMar w:top="1474" w:right="1672" w:bottom="1276" w:left="1417" w:header="709" w:footer="624" w:gutter="0"/>
          <w:paperSrc w:first="260" w:other="260"/>
          <w:cols w:space="720"/>
          <w:titlePg/>
          <w:docGrid w:linePitch="286"/>
        </w:sectPr>
      </w:pPr>
    </w:p>
    <w:p w14:paraId="56C9FFE3" w14:textId="609CCFB6" w:rsidR="00246680" w:rsidRPr="00023D2C" w:rsidDel="00910937" w:rsidRDefault="00246680" w:rsidP="00246680">
      <w:pPr>
        <w:jc w:val="center"/>
        <w:rPr>
          <w:ins w:id="818" w:author="John Patrick Mullin" w:date="2020-07-06T10:19:00Z"/>
          <w:del w:id="819" w:author="Nicholas Krapels" w:date="2020-08-15T13:38:00Z"/>
          <w:rFonts w:ascii="Times New Roman" w:hAnsi="Times New Roman" w:cs="Times New Roman"/>
          <w:sz w:val="20"/>
          <w:rPrChange w:id="820" w:author="John Patrick Mullin" w:date="2020-07-06T10:45:00Z">
            <w:rPr>
              <w:ins w:id="821" w:author="John Patrick Mullin" w:date="2020-07-06T10:19:00Z"/>
              <w:del w:id="822" w:author="Nicholas Krapels" w:date="2020-08-15T13:38:00Z"/>
              <w:rFonts w:cs="Arial"/>
              <w:sz w:val="20"/>
            </w:rPr>
          </w:rPrChange>
        </w:rPr>
      </w:pPr>
      <w:ins w:id="823" w:author="John Patrick Mullin" w:date="2020-07-06T10:19:00Z">
        <w:del w:id="824" w:author="Nicholas Krapels" w:date="2020-08-15T13:38:00Z">
          <w:r w:rsidRPr="00023D2C" w:rsidDel="00910937">
            <w:rPr>
              <w:rFonts w:ascii="Times New Roman" w:hAnsi="Times New Roman" w:cs="Times New Roman"/>
              <w:b/>
              <w:sz w:val="20"/>
              <w:u w:val="single"/>
              <w:rPrChange w:id="825" w:author="John Patrick Mullin" w:date="2020-07-06T10:45:00Z">
                <w:rPr>
                  <w:rFonts w:cs="Arial"/>
                  <w:b/>
                  <w:sz w:val="20"/>
                  <w:u w:val="single"/>
                </w:rPr>
              </w:rPrChange>
            </w:rPr>
            <w:lastRenderedPageBreak/>
            <w:delText>Annex A</w:delText>
          </w:r>
        </w:del>
      </w:ins>
    </w:p>
    <w:p w14:paraId="1E6A8966" w14:textId="7AD96A2E" w:rsidR="00246680" w:rsidRPr="00023D2C" w:rsidDel="00910937" w:rsidRDefault="00246680" w:rsidP="00246680">
      <w:pPr>
        <w:pStyle w:val="Subtitle"/>
        <w:ind w:firstLine="284"/>
        <w:rPr>
          <w:ins w:id="826" w:author="John Patrick Mullin" w:date="2020-07-06T10:19:00Z"/>
          <w:del w:id="827" w:author="Nicholas Krapels" w:date="2020-08-15T13:38:00Z"/>
          <w:rFonts w:ascii="Times New Roman" w:hAnsi="Times New Roman" w:cs="Times New Roman"/>
          <w:sz w:val="20"/>
          <w:rPrChange w:id="828" w:author="John Patrick Mullin" w:date="2020-07-06T10:45:00Z">
            <w:rPr>
              <w:ins w:id="829" w:author="John Patrick Mullin" w:date="2020-07-06T10:19:00Z"/>
              <w:del w:id="830" w:author="Nicholas Krapels" w:date="2020-08-15T13:38:00Z"/>
              <w:sz w:val="20"/>
            </w:rPr>
          </w:rPrChange>
        </w:rPr>
      </w:pPr>
    </w:p>
    <w:p w14:paraId="4396DB66" w14:textId="370EF83D" w:rsidR="0020649E" w:rsidDel="00910937" w:rsidRDefault="0020649E">
      <w:pPr>
        <w:pStyle w:val="Subtitle"/>
        <w:jc w:val="left"/>
        <w:rPr>
          <w:ins w:id="831" w:author="John Patrick Mullin" w:date="2020-07-06T11:07:00Z"/>
          <w:del w:id="832" w:author="Nicholas Krapels" w:date="2020-08-15T13:38:00Z"/>
          <w:rFonts w:ascii="Times New Roman" w:hAnsi="Times New Roman" w:cs="Times New Roman"/>
          <w:b/>
          <w:sz w:val="20"/>
        </w:rPr>
        <w:pPrChange w:id="833" w:author="John Patrick Mullin" w:date="2020-07-06T11:08:00Z">
          <w:pPr>
            <w:pStyle w:val="Subtitle"/>
            <w:ind w:firstLine="284"/>
          </w:pPr>
        </w:pPrChange>
      </w:pPr>
      <w:ins w:id="834" w:author="John Patrick Mullin" w:date="2020-07-06T10:59:00Z">
        <w:del w:id="835" w:author="Nicholas Krapels" w:date="2020-08-15T13:38:00Z">
          <w:r w:rsidDel="00910937">
            <w:rPr>
              <w:rFonts w:ascii="Times New Roman" w:hAnsi="Times New Roman" w:cs="Times New Roman"/>
              <w:b/>
              <w:sz w:val="20"/>
            </w:rPr>
            <w:delText>Advisor re</w:delText>
          </w:r>
        </w:del>
        <w:del w:id="836" w:author="Nicholas Krapels" w:date="2020-07-06T11:23:00Z">
          <w:r w:rsidDel="007F683B">
            <w:rPr>
              <w:rFonts w:ascii="Times New Roman" w:hAnsi="Times New Roman" w:cs="Times New Roman"/>
              <w:b/>
              <w:sz w:val="20"/>
            </w:rPr>
            <w:delText>n</w:delText>
          </w:r>
        </w:del>
        <w:del w:id="837" w:author="Nicholas Krapels" w:date="2020-08-15T13:38:00Z">
          <w:r w:rsidDel="00910937">
            <w:rPr>
              <w:rFonts w:ascii="Times New Roman" w:hAnsi="Times New Roman" w:cs="Times New Roman"/>
              <w:b/>
              <w:sz w:val="20"/>
            </w:rPr>
            <w:delText>u</w:delText>
          </w:r>
        </w:del>
        <w:del w:id="838" w:author="Nicholas Krapels" w:date="2020-07-06T11:23:00Z">
          <w:r w:rsidDel="007F683B">
            <w:rPr>
              <w:rFonts w:ascii="Times New Roman" w:hAnsi="Times New Roman" w:cs="Times New Roman"/>
              <w:b/>
              <w:sz w:val="20"/>
            </w:rPr>
            <w:delText>m</w:delText>
          </w:r>
        </w:del>
        <w:del w:id="839" w:author="Nicholas Krapels" w:date="2020-08-15T13:38:00Z">
          <w:r w:rsidDel="00910937">
            <w:rPr>
              <w:rFonts w:ascii="Times New Roman" w:hAnsi="Times New Roman" w:cs="Times New Roman"/>
              <w:b/>
              <w:sz w:val="20"/>
            </w:rPr>
            <w:delText xml:space="preserve">eration </w:delText>
          </w:r>
        </w:del>
      </w:ins>
      <w:ins w:id="840" w:author="John Patrick Mullin" w:date="2020-07-06T11:08:00Z">
        <w:del w:id="841" w:author="Nicholas Krapels" w:date="2020-08-15T13:38:00Z">
          <w:r w:rsidDel="00910937">
            <w:rPr>
              <w:rFonts w:ascii="Times New Roman" w:hAnsi="Times New Roman" w:cs="Times New Roman"/>
              <w:b/>
              <w:sz w:val="20"/>
            </w:rPr>
            <w:delText>will follow the same vesting schedule as the team, which is a 2 year (24 Month) vesting period with a monthly waterfall</w:delText>
          </w:r>
        </w:del>
      </w:ins>
      <w:ins w:id="842" w:author="John Patrick Mullin" w:date="2020-07-06T11:09:00Z">
        <w:del w:id="843" w:author="Nicholas Krapels" w:date="2020-08-15T13:38:00Z">
          <w:r w:rsidDel="00910937">
            <w:rPr>
              <w:rFonts w:ascii="Times New Roman" w:hAnsi="Times New Roman" w:cs="Times New Roman"/>
              <w:b/>
              <w:sz w:val="20"/>
            </w:rPr>
            <w:delText xml:space="preserve"> of</w:delText>
          </w:r>
          <w:r w:rsidR="00C772A5" w:rsidDel="00910937">
            <w:rPr>
              <w:rFonts w:ascii="Times New Roman" w:hAnsi="Times New Roman" w:cs="Times New Roman"/>
              <w:b/>
              <w:sz w:val="20"/>
            </w:rPr>
            <w:delText xml:space="preserve"> 1/24 or (4.1667%) being released on the first of the month following th</w:delText>
          </w:r>
        </w:del>
      </w:ins>
      <w:ins w:id="844" w:author="John Patrick Mullin" w:date="2020-07-06T11:10:00Z">
        <w:del w:id="845" w:author="Nicholas Krapels" w:date="2020-08-15T13:38:00Z">
          <w:r w:rsidR="00C772A5" w:rsidDel="00910937">
            <w:rPr>
              <w:rFonts w:ascii="Times New Roman" w:hAnsi="Times New Roman" w:cs="Times New Roman"/>
              <w:b/>
              <w:sz w:val="20"/>
            </w:rPr>
            <w:delText>e listing on a publi</w:delText>
          </w:r>
        </w:del>
      </w:ins>
      <w:ins w:id="846" w:author="John Patrick Mullin" w:date="2020-07-06T11:11:00Z">
        <w:del w:id="847" w:author="Nicholas Krapels" w:date="2020-08-15T13:38:00Z">
          <w:r w:rsidR="00C772A5" w:rsidDel="00910937">
            <w:rPr>
              <w:rFonts w:ascii="Times New Roman" w:hAnsi="Times New Roman" w:cs="Times New Roman"/>
              <w:b/>
              <w:sz w:val="20"/>
            </w:rPr>
            <w:delText xml:space="preserve">c cryptocurrency exchange. </w:delText>
          </w:r>
        </w:del>
      </w:ins>
      <w:ins w:id="848" w:author="John Patrick Mullin" w:date="2020-07-06T11:12:00Z">
        <w:del w:id="849" w:author="Nicholas Krapels" w:date="2020-08-15T13:38:00Z">
          <w:r w:rsidR="00C772A5" w:rsidDel="00910937">
            <w:rPr>
              <w:rFonts w:ascii="Times New Roman" w:hAnsi="Times New Roman" w:cs="Times New Roman"/>
              <w:b/>
              <w:sz w:val="20"/>
            </w:rPr>
            <w:delText>This equates to a monthly release of (92,592.5833)</w:delText>
          </w:r>
        </w:del>
      </w:ins>
      <w:ins w:id="850" w:author="John Patrick Mullin" w:date="2020-07-06T11:13:00Z">
        <w:del w:id="851" w:author="Nicholas Krapels" w:date="2020-08-15T13:38:00Z">
          <w:r w:rsidR="00C772A5" w:rsidDel="00910937">
            <w:rPr>
              <w:rFonts w:ascii="Times New Roman" w:hAnsi="Times New Roman" w:cs="Times New Roman"/>
              <w:b/>
              <w:sz w:val="20"/>
            </w:rPr>
            <w:delText xml:space="preserve"> OM Tokens. </w:delText>
          </w:r>
        </w:del>
      </w:ins>
    </w:p>
    <w:p w14:paraId="7825D10A" w14:textId="5F07565C" w:rsidR="00246680" w:rsidRPr="00023D2C" w:rsidDel="00910937" w:rsidRDefault="00246680" w:rsidP="00910937">
      <w:pPr>
        <w:pStyle w:val="Subtitle"/>
        <w:jc w:val="left"/>
        <w:rPr>
          <w:ins w:id="852" w:author="John Patrick Mullin" w:date="2020-07-06T10:19:00Z"/>
          <w:del w:id="853" w:author="Nicholas Krapels" w:date="2020-08-15T13:40:00Z"/>
          <w:rFonts w:ascii="Times New Roman" w:eastAsia="MS Mincho" w:hAnsi="Times New Roman" w:cs="Times New Roman"/>
          <w:b/>
          <w:sz w:val="20"/>
          <w:szCs w:val="20"/>
          <w:rPrChange w:id="854" w:author="John Patrick Mullin" w:date="2020-07-06T10:45:00Z">
            <w:rPr>
              <w:ins w:id="855" w:author="John Patrick Mullin" w:date="2020-07-06T10:19:00Z"/>
              <w:del w:id="856" w:author="Nicholas Krapels" w:date="2020-08-15T13:40:00Z"/>
              <w:rFonts w:eastAsia="MS Mincho"/>
              <w:b/>
              <w:sz w:val="20"/>
              <w:szCs w:val="20"/>
            </w:rPr>
          </w:rPrChange>
        </w:rPr>
        <w:pPrChange w:id="857" w:author="Nicholas Krapels" w:date="2020-08-15T13:40:00Z">
          <w:pPr>
            <w:pStyle w:val="Subtitle"/>
            <w:ind w:firstLine="284"/>
          </w:pPr>
        </w:pPrChange>
      </w:pPr>
      <w:ins w:id="858" w:author="John Patrick Mullin" w:date="2020-07-06T10:19:00Z">
        <w:del w:id="859" w:author="Nicholas Krapels" w:date="2020-08-15T13:40:00Z">
          <w:r w:rsidRPr="00023D2C" w:rsidDel="00910937">
            <w:rPr>
              <w:rFonts w:ascii="Times New Roman" w:hAnsi="Times New Roman" w:cs="Times New Roman"/>
              <w:sz w:val="20"/>
              <w:rPrChange w:id="860" w:author="John Patrick Mullin" w:date="2020-07-06T10:45:00Z">
                <w:rPr>
                  <w:sz w:val="20"/>
                </w:rPr>
              </w:rPrChange>
            </w:rPr>
            <w:br w:type="page"/>
          </w:r>
          <w:bookmarkStart w:id="861" w:name="_Toc437431439"/>
          <w:r w:rsidRPr="00023D2C" w:rsidDel="00910937">
            <w:rPr>
              <w:rFonts w:ascii="Times New Roman" w:hAnsi="Times New Roman" w:cs="Times New Roman"/>
              <w:b/>
              <w:sz w:val="20"/>
              <w:szCs w:val="20"/>
              <w:rPrChange w:id="862" w:author="John Patrick Mullin" w:date="2020-07-06T10:45:00Z">
                <w:rPr>
                  <w:b/>
                  <w:sz w:val="20"/>
                  <w:szCs w:val="20"/>
                </w:rPr>
              </w:rPrChange>
            </w:rPr>
            <w:delText>Annex B</w:delText>
          </w:r>
          <w:r w:rsidRPr="00023D2C" w:rsidDel="00910937">
            <w:rPr>
              <w:rFonts w:ascii="Times New Roman" w:hAnsi="Times New Roman" w:cs="Times New Roman"/>
              <w:smallCaps/>
              <w:sz w:val="20"/>
              <w:szCs w:val="20"/>
              <w:rPrChange w:id="863" w:author="John Patrick Mullin" w:date="2020-07-06T10:45:00Z">
                <w:rPr>
                  <w:smallCaps/>
                  <w:sz w:val="20"/>
                  <w:szCs w:val="20"/>
                </w:rPr>
              </w:rPrChange>
            </w:rPr>
            <w:br/>
          </w:r>
          <w:r w:rsidRPr="00023D2C" w:rsidDel="00910937">
            <w:rPr>
              <w:rFonts w:ascii="Times New Roman" w:hAnsi="Times New Roman" w:cs="Times New Roman"/>
              <w:smallCaps/>
              <w:sz w:val="20"/>
              <w:szCs w:val="20"/>
              <w:rPrChange w:id="864" w:author="John Patrick Mullin" w:date="2020-07-06T10:45:00Z">
                <w:rPr>
                  <w:smallCaps/>
                  <w:sz w:val="20"/>
                  <w:szCs w:val="20"/>
                </w:rPr>
              </w:rPrChange>
            </w:rPr>
            <w:br/>
          </w:r>
          <w:r w:rsidRPr="00023D2C" w:rsidDel="00910937">
            <w:rPr>
              <w:rFonts w:ascii="Times New Roman" w:hAnsi="Times New Roman" w:cs="Times New Roman"/>
              <w:color w:val="000000"/>
              <w:sz w:val="20"/>
              <w:szCs w:val="20"/>
              <w:rPrChange w:id="865" w:author="John Patrick Mullin" w:date="2020-07-06T10:45:00Z">
                <w:rPr>
                  <w:color w:val="000000"/>
                  <w:sz w:val="20"/>
                  <w:szCs w:val="20"/>
                </w:rPr>
              </w:rPrChange>
            </w:rPr>
            <w:delText>PERSONAL INFORMATION COLLECTION STATEMENT</w:delText>
          </w:r>
          <w:bookmarkEnd w:id="861"/>
        </w:del>
      </w:ins>
    </w:p>
    <w:p w14:paraId="5DD1554E" w14:textId="3788EDC6" w:rsidR="00246680" w:rsidRPr="00023D2C" w:rsidDel="00910937" w:rsidRDefault="00246680" w:rsidP="00910937">
      <w:pPr>
        <w:pStyle w:val="Subtitle"/>
        <w:jc w:val="left"/>
        <w:rPr>
          <w:ins w:id="866" w:author="John Patrick Mullin" w:date="2020-07-06T10:19:00Z"/>
          <w:del w:id="867" w:author="Nicholas Krapels" w:date="2020-08-15T13:40:00Z"/>
          <w:rFonts w:ascii="Times New Roman" w:eastAsia="MS Mincho" w:hAnsi="Times New Roman" w:cs="Times New Roman"/>
          <w:rPrChange w:id="868" w:author="John Patrick Mullin" w:date="2020-07-06T10:45:00Z">
            <w:rPr>
              <w:ins w:id="869" w:author="John Patrick Mullin" w:date="2020-07-06T10:19:00Z"/>
              <w:del w:id="870" w:author="Nicholas Krapels" w:date="2020-08-15T13:40:00Z"/>
              <w:rFonts w:ascii="Arial" w:eastAsia="MS Mincho" w:hAnsi="Arial" w:cs="Arial"/>
            </w:rPr>
          </w:rPrChange>
        </w:rPr>
        <w:pPrChange w:id="871" w:author="Nicholas Krapels" w:date="2020-08-15T13:40:00Z">
          <w:pPr>
            <w:pStyle w:val="PlainText"/>
          </w:pPr>
        </w:pPrChange>
      </w:pPr>
    </w:p>
    <w:p w14:paraId="42C28819" w14:textId="796B02ED" w:rsidR="00246680" w:rsidRPr="00023D2C" w:rsidDel="00910937" w:rsidRDefault="00246680" w:rsidP="00910937">
      <w:pPr>
        <w:pStyle w:val="Subtitle"/>
        <w:jc w:val="left"/>
        <w:rPr>
          <w:ins w:id="872" w:author="John Patrick Mullin" w:date="2020-07-06T10:19:00Z"/>
          <w:del w:id="873" w:author="Nicholas Krapels" w:date="2020-08-15T13:40:00Z"/>
          <w:rFonts w:ascii="Times New Roman" w:hAnsi="Times New Roman" w:cs="Times New Roman"/>
          <w:color w:val="000000"/>
          <w:rPrChange w:id="874" w:author="John Patrick Mullin" w:date="2020-07-06T10:45:00Z">
            <w:rPr>
              <w:ins w:id="875" w:author="John Patrick Mullin" w:date="2020-07-06T10:19:00Z"/>
              <w:del w:id="876" w:author="Nicholas Krapels" w:date="2020-08-15T13:40:00Z"/>
              <w:rFonts w:ascii="Arial" w:hAnsi="Arial" w:cs="Arial"/>
              <w:color w:val="000000"/>
            </w:rPr>
          </w:rPrChange>
        </w:rPr>
        <w:pPrChange w:id="877" w:author="Nicholas Krapels" w:date="2020-08-15T13:40:00Z">
          <w:pPr>
            <w:pStyle w:val="PlainText"/>
          </w:pPr>
        </w:pPrChange>
      </w:pPr>
      <w:ins w:id="878" w:author="John Patrick Mullin" w:date="2020-07-06T10:19:00Z">
        <w:del w:id="879" w:author="Nicholas Krapels" w:date="2020-08-15T13:40:00Z">
          <w:r w:rsidRPr="00023D2C" w:rsidDel="00910937">
            <w:rPr>
              <w:rFonts w:ascii="Times New Roman" w:hAnsi="Times New Roman" w:cs="Times New Roman"/>
              <w:color w:val="000000"/>
              <w:rPrChange w:id="880" w:author="John Patrick Mullin" w:date="2020-07-06T10:45:00Z">
                <w:rPr>
                  <w:rFonts w:ascii="Arial" w:hAnsi="Arial" w:cs="Arial"/>
                  <w:color w:val="000000"/>
                </w:rPr>
              </w:rPrChange>
            </w:rPr>
            <w:delText xml:space="preserve">Throughout the course of your provision of services, </w:delText>
          </w:r>
        </w:del>
      </w:ins>
      <w:ins w:id="881" w:author="John Patrick Mullin" w:date="2020-07-06T10:54:00Z">
        <w:del w:id="882" w:author="Nicholas Krapels" w:date="2020-08-15T13:39:00Z">
          <w:r w:rsidR="008A62C2" w:rsidDel="00910937">
            <w:rPr>
              <w:rFonts w:ascii="Times New Roman" w:hAnsi="Times New Roman" w:cs="Times New Roman"/>
              <w:b/>
              <w:i/>
            </w:rPr>
            <w:delText>The MANTRA DAO Foundation</w:delText>
          </w:r>
        </w:del>
      </w:ins>
      <w:ins w:id="883" w:author="John Patrick Mullin" w:date="2020-07-06T10:19:00Z">
        <w:del w:id="884" w:author="Nicholas Krapels" w:date="2020-08-15T13:40:00Z">
          <w:r w:rsidRPr="00023D2C" w:rsidDel="00910937">
            <w:rPr>
              <w:rFonts w:ascii="Times New Roman" w:hAnsi="Times New Roman" w:cs="Times New Roman"/>
              <w:color w:val="000000"/>
              <w:rPrChange w:id="885" w:author="John Patrick Mullin" w:date="2020-07-06T10:45:00Z">
                <w:rPr>
                  <w:rFonts w:ascii="Arial" w:hAnsi="Arial" w:cs="Arial"/>
                  <w:color w:val="000000"/>
                </w:rPr>
              </w:rPrChange>
            </w:rPr>
            <w:delText xml:space="preserve"> ("</w:delText>
          </w:r>
          <w:r w:rsidRPr="00023D2C" w:rsidDel="00910937">
            <w:rPr>
              <w:rFonts w:ascii="Times New Roman" w:hAnsi="Times New Roman" w:cs="Times New Roman"/>
              <w:b/>
              <w:color w:val="000000"/>
              <w:rPrChange w:id="886" w:author="John Patrick Mullin" w:date="2020-07-06T10:45:00Z">
                <w:rPr>
                  <w:rFonts w:ascii="Arial" w:hAnsi="Arial" w:cs="Arial"/>
                  <w:b/>
                  <w:color w:val="000000"/>
                </w:rPr>
              </w:rPrChange>
            </w:rPr>
            <w:delText>Company</w:delText>
          </w:r>
          <w:r w:rsidRPr="00023D2C" w:rsidDel="00910937">
            <w:rPr>
              <w:rFonts w:ascii="Times New Roman" w:hAnsi="Times New Roman" w:cs="Times New Roman"/>
              <w:color w:val="000000"/>
              <w:rPrChange w:id="887" w:author="John Patrick Mullin" w:date="2020-07-06T10:45:00Z">
                <w:rPr>
                  <w:rFonts w:ascii="Arial" w:hAnsi="Arial" w:cs="Arial"/>
                  <w:color w:val="000000"/>
                </w:rPr>
              </w:rPrChange>
            </w:rPr>
            <w:delText xml:space="preserve">") may receive personal data and will need to collect personal data from you and about you for various purposes related to your engagement as an independent service provider. These purposes include, but are not limited to, the following: </w:delText>
          </w:r>
        </w:del>
      </w:ins>
    </w:p>
    <w:p w14:paraId="3BEBFD1A" w14:textId="195C49B1" w:rsidR="00246680" w:rsidRPr="00023D2C" w:rsidDel="00910937" w:rsidRDefault="00246680" w:rsidP="00910937">
      <w:pPr>
        <w:pStyle w:val="Subtitle"/>
        <w:jc w:val="left"/>
        <w:rPr>
          <w:ins w:id="888" w:author="John Patrick Mullin" w:date="2020-07-06T10:19:00Z"/>
          <w:del w:id="889" w:author="Nicholas Krapels" w:date="2020-08-15T13:40:00Z"/>
          <w:rFonts w:ascii="Times New Roman" w:eastAsia="MS Mincho" w:hAnsi="Times New Roman" w:cs="Times New Roman"/>
          <w:rPrChange w:id="890" w:author="John Patrick Mullin" w:date="2020-07-06T10:45:00Z">
            <w:rPr>
              <w:ins w:id="891" w:author="John Patrick Mullin" w:date="2020-07-06T10:19:00Z"/>
              <w:del w:id="892" w:author="Nicholas Krapels" w:date="2020-08-15T13:40:00Z"/>
              <w:rFonts w:ascii="Arial" w:eastAsia="MS Mincho" w:hAnsi="Arial" w:cs="Arial"/>
            </w:rPr>
          </w:rPrChange>
        </w:rPr>
        <w:pPrChange w:id="893" w:author="Nicholas Krapels" w:date="2020-08-15T13:40:00Z">
          <w:pPr>
            <w:pStyle w:val="PlainText"/>
          </w:pPr>
        </w:pPrChange>
      </w:pPr>
    </w:p>
    <w:p w14:paraId="67599600" w14:textId="3EB3A3D1" w:rsidR="00246680" w:rsidRPr="00023D2C" w:rsidDel="00910937" w:rsidRDefault="00246680" w:rsidP="00910937">
      <w:pPr>
        <w:pStyle w:val="Subtitle"/>
        <w:jc w:val="left"/>
        <w:rPr>
          <w:ins w:id="894" w:author="John Patrick Mullin" w:date="2020-07-06T10:19:00Z"/>
          <w:del w:id="895" w:author="Nicholas Krapels" w:date="2020-08-15T13:40:00Z"/>
          <w:rFonts w:ascii="Times New Roman" w:hAnsi="Times New Roman" w:cs="Times New Roman"/>
          <w:color w:val="000000"/>
          <w:rPrChange w:id="896" w:author="John Patrick Mullin" w:date="2020-07-06T10:45:00Z">
            <w:rPr>
              <w:ins w:id="897" w:author="John Patrick Mullin" w:date="2020-07-06T10:19:00Z"/>
              <w:del w:id="898" w:author="Nicholas Krapels" w:date="2020-08-15T13:40:00Z"/>
              <w:rFonts w:ascii="Arial" w:hAnsi="Arial" w:cs="Arial"/>
              <w:color w:val="000000"/>
            </w:rPr>
          </w:rPrChange>
        </w:rPr>
        <w:pPrChange w:id="899" w:author="Nicholas Krapels" w:date="2020-08-15T13:40:00Z">
          <w:pPr>
            <w:pStyle w:val="PlainText"/>
            <w:numPr>
              <w:numId w:val="37"/>
            </w:numPr>
            <w:spacing w:line="240" w:lineRule="auto"/>
            <w:ind w:left="709" w:hanging="720"/>
          </w:pPr>
        </w:pPrChange>
      </w:pPr>
      <w:ins w:id="900" w:author="John Patrick Mullin" w:date="2020-07-06T10:19:00Z">
        <w:del w:id="901" w:author="Nicholas Krapels" w:date="2020-08-15T13:40:00Z">
          <w:r w:rsidRPr="00023D2C" w:rsidDel="00910937">
            <w:rPr>
              <w:rFonts w:ascii="Times New Roman" w:hAnsi="Times New Roman" w:cs="Times New Roman"/>
              <w:color w:val="000000"/>
              <w:rPrChange w:id="902" w:author="John Patrick Mullin" w:date="2020-07-06T10:45:00Z">
                <w:rPr>
                  <w:rFonts w:ascii="Arial" w:hAnsi="Arial" w:cs="Arial"/>
                  <w:color w:val="000000"/>
                </w:rPr>
              </w:rPrChange>
            </w:rPr>
            <w:delText xml:space="preserve">promotion and marketing of the Company; </w:delText>
          </w:r>
        </w:del>
      </w:ins>
    </w:p>
    <w:p w14:paraId="72DC69BE" w14:textId="7E30BF6F" w:rsidR="00246680" w:rsidRPr="00023D2C" w:rsidDel="00910937" w:rsidRDefault="00246680" w:rsidP="00910937">
      <w:pPr>
        <w:pStyle w:val="Subtitle"/>
        <w:jc w:val="left"/>
        <w:rPr>
          <w:ins w:id="903" w:author="John Patrick Mullin" w:date="2020-07-06T10:19:00Z"/>
          <w:del w:id="904" w:author="Nicholas Krapels" w:date="2020-08-15T13:40:00Z"/>
          <w:rFonts w:ascii="Times New Roman" w:hAnsi="Times New Roman" w:cs="Times New Roman"/>
          <w:color w:val="000000"/>
          <w:rPrChange w:id="905" w:author="John Patrick Mullin" w:date="2020-07-06T10:45:00Z">
            <w:rPr>
              <w:ins w:id="906" w:author="John Patrick Mullin" w:date="2020-07-06T10:19:00Z"/>
              <w:del w:id="907" w:author="Nicholas Krapels" w:date="2020-08-15T13:40:00Z"/>
              <w:rFonts w:ascii="Arial" w:hAnsi="Arial" w:cs="Arial"/>
              <w:color w:val="000000"/>
            </w:rPr>
          </w:rPrChange>
        </w:rPr>
        <w:pPrChange w:id="908" w:author="Nicholas Krapels" w:date="2020-08-15T13:40:00Z">
          <w:pPr>
            <w:pStyle w:val="PlainText"/>
            <w:numPr>
              <w:numId w:val="37"/>
            </w:numPr>
            <w:spacing w:line="240" w:lineRule="auto"/>
            <w:ind w:left="709" w:hanging="720"/>
          </w:pPr>
        </w:pPrChange>
      </w:pPr>
      <w:ins w:id="909" w:author="John Patrick Mullin" w:date="2020-07-06T10:19:00Z">
        <w:del w:id="910" w:author="Nicholas Krapels" w:date="2020-08-15T13:40:00Z">
          <w:r w:rsidRPr="00023D2C" w:rsidDel="00910937">
            <w:rPr>
              <w:rFonts w:ascii="Times New Roman" w:hAnsi="Times New Roman" w:cs="Times New Roman"/>
              <w:color w:val="000000"/>
              <w:rPrChange w:id="911" w:author="John Patrick Mullin" w:date="2020-07-06T10:45:00Z">
                <w:rPr>
                  <w:rFonts w:ascii="Arial" w:hAnsi="Arial" w:cs="Arial"/>
                  <w:color w:val="000000"/>
                </w:rPr>
              </w:rPrChange>
            </w:rPr>
            <w:delText xml:space="preserve">making disclosures required by, and generally complying with, laws, rules and regulations; </w:delText>
          </w:r>
        </w:del>
      </w:ins>
    </w:p>
    <w:p w14:paraId="0CD1A5DF" w14:textId="6D9E7956" w:rsidR="00246680" w:rsidRPr="00023D2C" w:rsidDel="00910937" w:rsidRDefault="00246680" w:rsidP="00910937">
      <w:pPr>
        <w:pStyle w:val="Subtitle"/>
        <w:jc w:val="left"/>
        <w:rPr>
          <w:ins w:id="912" w:author="John Patrick Mullin" w:date="2020-07-06T10:19:00Z"/>
          <w:del w:id="913" w:author="Nicholas Krapels" w:date="2020-08-15T13:40:00Z"/>
          <w:rFonts w:ascii="Times New Roman" w:hAnsi="Times New Roman" w:cs="Times New Roman"/>
          <w:color w:val="000000"/>
          <w:rPrChange w:id="914" w:author="John Patrick Mullin" w:date="2020-07-06T10:45:00Z">
            <w:rPr>
              <w:ins w:id="915" w:author="John Patrick Mullin" w:date="2020-07-06T10:19:00Z"/>
              <w:del w:id="916" w:author="Nicholas Krapels" w:date="2020-08-15T13:40:00Z"/>
              <w:rFonts w:ascii="Arial" w:hAnsi="Arial" w:cs="Arial"/>
              <w:color w:val="000000"/>
            </w:rPr>
          </w:rPrChange>
        </w:rPr>
        <w:pPrChange w:id="917" w:author="Nicholas Krapels" w:date="2020-08-15T13:40:00Z">
          <w:pPr>
            <w:pStyle w:val="PlainText"/>
            <w:numPr>
              <w:numId w:val="37"/>
            </w:numPr>
            <w:spacing w:line="240" w:lineRule="auto"/>
            <w:ind w:left="709" w:hanging="720"/>
          </w:pPr>
        </w:pPrChange>
      </w:pPr>
      <w:ins w:id="918" w:author="John Patrick Mullin" w:date="2020-07-06T10:19:00Z">
        <w:del w:id="919" w:author="Nicholas Krapels" w:date="2020-08-15T13:40:00Z">
          <w:r w:rsidRPr="00023D2C" w:rsidDel="00910937">
            <w:rPr>
              <w:rFonts w:ascii="Times New Roman" w:hAnsi="Times New Roman" w:cs="Times New Roman"/>
              <w:color w:val="000000"/>
              <w:rPrChange w:id="920" w:author="John Patrick Mullin" w:date="2020-07-06T10:45:00Z">
                <w:rPr>
                  <w:rFonts w:ascii="Arial" w:hAnsi="Arial" w:cs="Arial"/>
                  <w:color w:val="000000"/>
                </w:rPr>
              </w:rPrChange>
            </w:rPr>
            <w:delText xml:space="preserve">facilitating task distribution within the Company; </w:delText>
          </w:r>
        </w:del>
      </w:ins>
    </w:p>
    <w:p w14:paraId="61D51BA0" w14:textId="20A09A44" w:rsidR="00246680" w:rsidRPr="00023D2C" w:rsidDel="00910937" w:rsidRDefault="00246680" w:rsidP="00910937">
      <w:pPr>
        <w:pStyle w:val="Subtitle"/>
        <w:jc w:val="left"/>
        <w:rPr>
          <w:ins w:id="921" w:author="John Patrick Mullin" w:date="2020-07-06T10:19:00Z"/>
          <w:del w:id="922" w:author="Nicholas Krapels" w:date="2020-08-15T13:40:00Z"/>
          <w:rFonts w:ascii="Times New Roman" w:hAnsi="Times New Roman" w:cs="Times New Roman"/>
          <w:color w:val="000000"/>
          <w:rPrChange w:id="923" w:author="John Patrick Mullin" w:date="2020-07-06T10:45:00Z">
            <w:rPr>
              <w:ins w:id="924" w:author="John Patrick Mullin" w:date="2020-07-06T10:19:00Z"/>
              <w:del w:id="925" w:author="Nicholas Krapels" w:date="2020-08-15T13:40:00Z"/>
              <w:rFonts w:ascii="Arial" w:hAnsi="Arial" w:cs="Arial"/>
              <w:color w:val="000000"/>
            </w:rPr>
          </w:rPrChange>
        </w:rPr>
        <w:pPrChange w:id="926" w:author="Nicholas Krapels" w:date="2020-08-15T13:40:00Z">
          <w:pPr>
            <w:pStyle w:val="PlainText"/>
            <w:numPr>
              <w:numId w:val="37"/>
            </w:numPr>
            <w:spacing w:line="240" w:lineRule="auto"/>
            <w:ind w:left="709" w:hanging="720"/>
          </w:pPr>
        </w:pPrChange>
      </w:pPr>
      <w:ins w:id="927" w:author="John Patrick Mullin" w:date="2020-07-06T10:19:00Z">
        <w:del w:id="928" w:author="Nicholas Krapels" w:date="2020-08-15T13:40:00Z">
          <w:r w:rsidRPr="00023D2C" w:rsidDel="00910937">
            <w:rPr>
              <w:rFonts w:ascii="Times New Roman" w:hAnsi="Times New Roman" w:cs="Times New Roman"/>
              <w:color w:val="000000"/>
              <w:rPrChange w:id="929" w:author="John Patrick Mullin" w:date="2020-07-06T10:45:00Z">
                <w:rPr>
                  <w:rFonts w:ascii="Arial" w:hAnsi="Arial" w:cs="Arial"/>
                  <w:color w:val="000000"/>
                </w:rPr>
              </w:rPrChange>
            </w:rPr>
            <w:delText xml:space="preserve">compiling statistical information and profiles;  </w:delText>
          </w:r>
        </w:del>
      </w:ins>
    </w:p>
    <w:p w14:paraId="4791AB22" w14:textId="72A7BF19" w:rsidR="00246680" w:rsidRPr="00023D2C" w:rsidDel="00910937" w:rsidRDefault="00246680" w:rsidP="00910937">
      <w:pPr>
        <w:pStyle w:val="Subtitle"/>
        <w:jc w:val="left"/>
        <w:rPr>
          <w:ins w:id="930" w:author="John Patrick Mullin" w:date="2020-07-06T10:19:00Z"/>
          <w:del w:id="931" w:author="Nicholas Krapels" w:date="2020-08-15T13:40:00Z"/>
          <w:rFonts w:ascii="Times New Roman" w:hAnsi="Times New Roman" w:cs="Times New Roman"/>
          <w:color w:val="000000"/>
          <w:rPrChange w:id="932" w:author="John Patrick Mullin" w:date="2020-07-06T10:45:00Z">
            <w:rPr>
              <w:ins w:id="933" w:author="John Patrick Mullin" w:date="2020-07-06T10:19:00Z"/>
              <w:del w:id="934" w:author="Nicholas Krapels" w:date="2020-08-15T13:40:00Z"/>
              <w:rFonts w:ascii="Arial" w:hAnsi="Arial" w:cs="Arial"/>
              <w:color w:val="000000"/>
            </w:rPr>
          </w:rPrChange>
        </w:rPr>
        <w:pPrChange w:id="935" w:author="Nicholas Krapels" w:date="2020-08-15T13:40:00Z">
          <w:pPr>
            <w:pStyle w:val="PlainText"/>
            <w:numPr>
              <w:numId w:val="37"/>
            </w:numPr>
            <w:spacing w:line="240" w:lineRule="auto"/>
            <w:ind w:left="709" w:hanging="720"/>
          </w:pPr>
        </w:pPrChange>
      </w:pPr>
      <w:ins w:id="936" w:author="John Patrick Mullin" w:date="2020-07-06T10:19:00Z">
        <w:del w:id="937" w:author="Nicholas Krapels" w:date="2020-08-15T13:40:00Z">
          <w:r w:rsidRPr="00023D2C" w:rsidDel="00910937">
            <w:rPr>
              <w:rFonts w:ascii="Times New Roman" w:hAnsi="Times New Roman" w:cs="Times New Roman"/>
              <w:color w:val="000000"/>
              <w:rPrChange w:id="938" w:author="John Patrick Mullin" w:date="2020-07-06T10:45:00Z">
                <w:rPr>
                  <w:rFonts w:ascii="Arial" w:hAnsi="Arial" w:cs="Arial"/>
                  <w:color w:val="000000"/>
                </w:rPr>
              </w:rPrChange>
            </w:rPr>
            <w:delText xml:space="preserve">facilitating the performance of services; </w:delText>
          </w:r>
        </w:del>
      </w:ins>
    </w:p>
    <w:p w14:paraId="3A5F014E" w14:textId="49B26E1D" w:rsidR="00246680" w:rsidRPr="00023D2C" w:rsidDel="00910937" w:rsidRDefault="00246680" w:rsidP="00910937">
      <w:pPr>
        <w:pStyle w:val="Subtitle"/>
        <w:jc w:val="left"/>
        <w:rPr>
          <w:ins w:id="939" w:author="John Patrick Mullin" w:date="2020-07-06T10:19:00Z"/>
          <w:del w:id="940" w:author="Nicholas Krapels" w:date="2020-08-15T13:40:00Z"/>
          <w:rFonts w:ascii="Times New Roman" w:hAnsi="Times New Roman" w:cs="Times New Roman"/>
          <w:color w:val="000000"/>
          <w:rPrChange w:id="941" w:author="John Patrick Mullin" w:date="2020-07-06T10:45:00Z">
            <w:rPr>
              <w:ins w:id="942" w:author="John Patrick Mullin" w:date="2020-07-06T10:19:00Z"/>
              <w:del w:id="943" w:author="Nicholas Krapels" w:date="2020-08-15T13:40:00Z"/>
              <w:rFonts w:ascii="Arial" w:hAnsi="Arial" w:cs="Arial"/>
              <w:color w:val="000000"/>
            </w:rPr>
          </w:rPrChange>
        </w:rPr>
        <w:pPrChange w:id="944" w:author="Nicholas Krapels" w:date="2020-08-15T13:40:00Z">
          <w:pPr>
            <w:pStyle w:val="PlainText"/>
            <w:numPr>
              <w:numId w:val="37"/>
            </w:numPr>
            <w:spacing w:line="240" w:lineRule="auto"/>
            <w:ind w:left="709" w:hanging="720"/>
          </w:pPr>
        </w:pPrChange>
      </w:pPr>
      <w:ins w:id="945" w:author="John Patrick Mullin" w:date="2020-07-06T10:19:00Z">
        <w:del w:id="946" w:author="Nicholas Krapels" w:date="2020-08-15T13:40:00Z">
          <w:r w:rsidRPr="00023D2C" w:rsidDel="00910937">
            <w:rPr>
              <w:rFonts w:ascii="Times New Roman" w:hAnsi="Times New Roman" w:cs="Times New Roman"/>
              <w:color w:val="000000"/>
              <w:rPrChange w:id="947" w:author="John Patrick Mullin" w:date="2020-07-06T10:45:00Z">
                <w:rPr>
                  <w:rFonts w:ascii="Arial" w:hAnsi="Arial" w:cs="Arial"/>
                  <w:color w:val="000000"/>
                </w:rPr>
              </w:rPrChange>
            </w:rPr>
            <w:delText>enforcement of any rights of the Company against you;</w:delText>
          </w:r>
        </w:del>
      </w:ins>
    </w:p>
    <w:p w14:paraId="69C1F1E3" w14:textId="280C1CF0" w:rsidR="00246680" w:rsidRPr="00023D2C" w:rsidDel="00910937" w:rsidRDefault="00246680" w:rsidP="00910937">
      <w:pPr>
        <w:pStyle w:val="Subtitle"/>
        <w:jc w:val="left"/>
        <w:rPr>
          <w:ins w:id="948" w:author="John Patrick Mullin" w:date="2020-07-06T10:19:00Z"/>
          <w:del w:id="949" w:author="Nicholas Krapels" w:date="2020-08-15T13:40:00Z"/>
          <w:rFonts w:ascii="Times New Roman" w:hAnsi="Times New Roman" w:cs="Times New Roman"/>
          <w:color w:val="000000"/>
          <w:rPrChange w:id="950" w:author="John Patrick Mullin" w:date="2020-07-06T10:45:00Z">
            <w:rPr>
              <w:ins w:id="951" w:author="John Patrick Mullin" w:date="2020-07-06T10:19:00Z"/>
              <w:del w:id="952" w:author="Nicholas Krapels" w:date="2020-08-15T13:40:00Z"/>
              <w:rFonts w:ascii="Arial" w:hAnsi="Arial" w:cs="Arial"/>
              <w:color w:val="000000"/>
            </w:rPr>
          </w:rPrChange>
        </w:rPr>
        <w:pPrChange w:id="953" w:author="Nicholas Krapels" w:date="2020-08-15T13:40:00Z">
          <w:pPr>
            <w:pStyle w:val="PlainText"/>
            <w:numPr>
              <w:numId w:val="37"/>
            </w:numPr>
            <w:spacing w:line="240" w:lineRule="auto"/>
            <w:ind w:left="709" w:hanging="720"/>
          </w:pPr>
        </w:pPrChange>
      </w:pPr>
      <w:ins w:id="954" w:author="John Patrick Mullin" w:date="2020-07-06T10:19:00Z">
        <w:del w:id="955" w:author="Nicholas Krapels" w:date="2020-08-15T13:40:00Z">
          <w:r w:rsidRPr="00023D2C" w:rsidDel="00910937">
            <w:rPr>
              <w:rFonts w:ascii="Times New Roman" w:hAnsi="Times New Roman" w:cs="Times New Roman"/>
              <w:color w:val="000000"/>
              <w:rPrChange w:id="956" w:author="John Patrick Mullin" w:date="2020-07-06T10:45:00Z">
                <w:rPr>
                  <w:rFonts w:ascii="Arial" w:hAnsi="Arial" w:cs="Arial"/>
                  <w:color w:val="000000"/>
                </w:rPr>
              </w:rPrChange>
            </w:rPr>
            <w:delText xml:space="preserve">any incidental purposes relating to the above; and </w:delText>
          </w:r>
        </w:del>
      </w:ins>
    </w:p>
    <w:p w14:paraId="50698886" w14:textId="13B85F0B" w:rsidR="00246680" w:rsidRPr="00023D2C" w:rsidDel="00910937" w:rsidRDefault="00246680" w:rsidP="00910937">
      <w:pPr>
        <w:pStyle w:val="Subtitle"/>
        <w:jc w:val="left"/>
        <w:rPr>
          <w:ins w:id="957" w:author="John Patrick Mullin" w:date="2020-07-06T10:19:00Z"/>
          <w:del w:id="958" w:author="Nicholas Krapels" w:date="2020-08-15T13:40:00Z"/>
          <w:rFonts w:ascii="Times New Roman" w:hAnsi="Times New Roman" w:cs="Times New Roman"/>
          <w:color w:val="000000"/>
          <w:rPrChange w:id="959" w:author="John Patrick Mullin" w:date="2020-07-06T10:45:00Z">
            <w:rPr>
              <w:ins w:id="960" w:author="John Patrick Mullin" w:date="2020-07-06T10:19:00Z"/>
              <w:del w:id="961" w:author="Nicholas Krapels" w:date="2020-08-15T13:40:00Z"/>
              <w:rFonts w:ascii="Arial" w:hAnsi="Arial" w:cs="Arial"/>
              <w:color w:val="000000"/>
            </w:rPr>
          </w:rPrChange>
        </w:rPr>
        <w:pPrChange w:id="962" w:author="Nicholas Krapels" w:date="2020-08-15T13:40:00Z">
          <w:pPr>
            <w:pStyle w:val="PlainText"/>
            <w:numPr>
              <w:numId w:val="37"/>
            </w:numPr>
            <w:spacing w:line="240" w:lineRule="auto"/>
            <w:ind w:left="709" w:hanging="720"/>
          </w:pPr>
        </w:pPrChange>
      </w:pPr>
      <w:ins w:id="963" w:author="John Patrick Mullin" w:date="2020-07-06T10:19:00Z">
        <w:del w:id="964" w:author="Nicholas Krapels" w:date="2020-08-15T13:40:00Z">
          <w:r w:rsidRPr="00023D2C" w:rsidDel="00910937">
            <w:rPr>
              <w:rFonts w:ascii="Times New Roman" w:hAnsi="Times New Roman" w:cs="Times New Roman"/>
              <w:color w:val="000000"/>
              <w:rPrChange w:id="965" w:author="John Patrick Mullin" w:date="2020-07-06T10:45:00Z">
                <w:rPr>
                  <w:rFonts w:ascii="Arial" w:hAnsi="Arial" w:cs="Arial"/>
                  <w:color w:val="000000"/>
                </w:rPr>
              </w:rPrChange>
            </w:rPr>
            <w:delText>any other purpose to which you may agree from time to time.</w:delText>
          </w:r>
        </w:del>
      </w:ins>
    </w:p>
    <w:p w14:paraId="7BA76E91" w14:textId="2322ED1C" w:rsidR="00246680" w:rsidRPr="00023D2C" w:rsidDel="00910937" w:rsidRDefault="00246680" w:rsidP="00910937">
      <w:pPr>
        <w:pStyle w:val="Subtitle"/>
        <w:jc w:val="left"/>
        <w:rPr>
          <w:ins w:id="966" w:author="John Patrick Mullin" w:date="2020-07-06T10:19:00Z"/>
          <w:del w:id="967" w:author="Nicholas Krapels" w:date="2020-08-15T13:40:00Z"/>
          <w:rFonts w:ascii="Times New Roman" w:eastAsia="MS Mincho" w:hAnsi="Times New Roman" w:cs="Times New Roman"/>
          <w:rPrChange w:id="968" w:author="John Patrick Mullin" w:date="2020-07-06T10:45:00Z">
            <w:rPr>
              <w:ins w:id="969" w:author="John Patrick Mullin" w:date="2020-07-06T10:19:00Z"/>
              <w:del w:id="970" w:author="Nicholas Krapels" w:date="2020-08-15T13:40:00Z"/>
              <w:rFonts w:ascii="Arial" w:eastAsia="MS Mincho" w:hAnsi="Arial" w:cs="Arial"/>
            </w:rPr>
          </w:rPrChange>
        </w:rPr>
        <w:pPrChange w:id="971" w:author="Nicholas Krapels" w:date="2020-08-15T13:40:00Z">
          <w:pPr>
            <w:pStyle w:val="PlainText"/>
          </w:pPr>
        </w:pPrChange>
      </w:pPr>
    </w:p>
    <w:p w14:paraId="6149B479" w14:textId="02029EFB" w:rsidR="00246680" w:rsidRPr="00023D2C" w:rsidDel="00910937" w:rsidRDefault="00246680" w:rsidP="00910937">
      <w:pPr>
        <w:pStyle w:val="Subtitle"/>
        <w:jc w:val="left"/>
        <w:rPr>
          <w:ins w:id="972" w:author="John Patrick Mullin" w:date="2020-07-06T10:19:00Z"/>
          <w:del w:id="973" w:author="Nicholas Krapels" w:date="2020-08-15T13:40:00Z"/>
          <w:rFonts w:ascii="Times New Roman" w:hAnsi="Times New Roman" w:cs="Times New Roman"/>
          <w:color w:val="000000"/>
          <w:rPrChange w:id="974" w:author="John Patrick Mullin" w:date="2020-07-06T10:45:00Z">
            <w:rPr>
              <w:ins w:id="975" w:author="John Patrick Mullin" w:date="2020-07-06T10:19:00Z"/>
              <w:del w:id="976" w:author="Nicholas Krapels" w:date="2020-08-15T13:40:00Z"/>
              <w:rFonts w:ascii="Arial" w:hAnsi="Arial" w:cs="Arial"/>
              <w:color w:val="000000"/>
            </w:rPr>
          </w:rPrChange>
        </w:rPr>
        <w:pPrChange w:id="977" w:author="Nicholas Krapels" w:date="2020-08-15T13:40:00Z">
          <w:pPr>
            <w:pStyle w:val="PlainText"/>
          </w:pPr>
        </w:pPrChange>
      </w:pPr>
      <w:ins w:id="978" w:author="John Patrick Mullin" w:date="2020-07-06T10:19:00Z">
        <w:del w:id="979" w:author="Nicholas Krapels" w:date="2020-08-15T13:40:00Z">
          <w:r w:rsidRPr="00023D2C" w:rsidDel="00910937">
            <w:rPr>
              <w:rFonts w:ascii="Times New Roman" w:hAnsi="Times New Roman" w:cs="Times New Roman"/>
              <w:color w:val="000000"/>
              <w:rPrChange w:id="980" w:author="John Patrick Mullin" w:date="2020-07-06T10:45:00Z">
                <w:rPr>
                  <w:rFonts w:ascii="Arial" w:hAnsi="Arial" w:cs="Arial"/>
                  <w:color w:val="000000"/>
                </w:rPr>
              </w:rPrChange>
            </w:rPr>
            <w:delText xml:space="preserve">In most instances, it will be obligatory for you to provide the Company with your personal data; failure to do so would result in the Company being unable to update and maintain its records and fulfil certain legal obligations. Where personal data collected, held, used or transferred is not required for the fulfilment of any business functions, the Company will intimate the same and you may choose not to provide personal data for these purposes. </w:delText>
          </w:r>
        </w:del>
      </w:ins>
    </w:p>
    <w:p w14:paraId="639D7347" w14:textId="3999C067" w:rsidR="00246680" w:rsidRPr="00023D2C" w:rsidDel="00910937" w:rsidRDefault="00246680" w:rsidP="00910937">
      <w:pPr>
        <w:pStyle w:val="Subtitle"/>
        <w:jc w:val="left"/>
        <w:rPr>
          <w:ins w:id="981" w:author="John Patrick Mullin" w:date="2020-07-06T10:19:00Z"/>
          <w:del w:id="982" w:author="Nicholas Krapels" w:date="2020-08-15T13:40:00Z"/>
          <w:rFonts w:ascii="Times New Roman" w:eastAsia="MS Mincho" w:hAnsi="Times New Roman" w:cs="Times New Roman"/>
          <w:rPrChange w:id="983" w:author="John Patrick Mullin" w:date="2020-07-06T10:45:00Z">
            <w:rPr>
              <w:ins w:id="984" w:author="John Patrick Mullin" w:date="2020-07-06T10:19:00Z"/>
              <w:del w:id="985" w:author="Nicholas Krapels" w:date="2020-08-15T13:40:00Z"/>
              <w:rFonts w:ascii="Arial" w:eastAsia="MS Mincho" w:hAnsi="Arial" w:cs="Arial"/>
            </w:rPr>
          </w:rPrChange>
        </w:rPr>
        <w:pPrChange w:id="986" w:author="Nicholas Krapels" w:date="2020-08-15T13:40:00Z">
          <w:pPr>
            <w:pStyle w:val="PlainText"/>
          </w:pPr>
        </w:pPrChange>
      </w:pPr>
      <w:bookmarkStart w:id="987" w:name="_Toc416432925"/>
    </w:p>
    <w:p w14:paraId="2A5C4528" w14:textId="3578091D" w:rsidR="00246680" w:rsidRPr="00023D2C" w:rsidDel="00910937" w:rsidRDefault="00246680" w:rsidP="00910937">
      <w:pPr>
        <w:pStyle w:val="Subtitle"/>
        <w:jc w:val="left"/>
        <w:rPr>
          <w:ins w:id="988" w:author="John Patrick Mullin" w:date="2020-07-06T10:19:00Z"/>
          <w:del w:id="989" w:author="Nicholas Krapels" w:date="2020-08-15T13:40:00Z"/>
          <w:rFonts w:ascii="Times New Roman" w:hAnsi="Times New Roman" w:cs="Times New Roman"/>
          <w:b/>
          <w:color w:val="000000"/>
          <w:rPrChange w:id="990" w:author="John Patrick Mullin" w:date="2020-07-06T10:45:00Z">
            <w:rPr>
              <w:ins w:id="991" w:author="John Patrick Mullin" w:date="2020-07-06T10:19:00Z"/>
              <w:del w:id="992" w:author="Nicholas Krapels" w:date="2020-08-15T13:40:00Z"/>
              <w:rFonts w:ascii="Arial" w:hAnsi="Arial" w:cs="Arial"/>
              <w:b/>
              <w:color w:val="000000"/>
            </w:rPr>
          </w:rPrChange>
        </w:rPr>
        <w:pPrChange w:id="993" w:author="Nicholas Krapels" w:date="2020-08-15T13:40:00Z">
          <w:pPr>
            <w:pStyle w:val="PlainText"/>
          </w:pPr>
        </w:pPrChange>
      </w:pPr>
      <w:ins w:id="994" w:author="John Patrick Mullin" w:date="2020-07-06T10:19:00Z">
        <w:del w:id="995" w:author="Nicholas Krapels" w:date="2020-08-15T13:40:00Z">
          <w:r w:rsidRPr="00023D2C" w:rsidDel="00910937">
            <w:rPr>
              <w:rFonts w:ascii="Times New Roman" w:hAnsi="Times New Roman" w:cs="Times New Roman"/>
              <w:b/>
              <w:color w:val="000000"/>
              <w:rPrChange w:id="996" w:author="John Patrick Mullin" w:date="2020-07-06T10:45:00Z">
                <w:rPr>
                  <w:rFonts w:ascii="Arial" w:hAnsi="Arial" w:cs="Arial"/>
                  <w:b/>
                  <w:color w:val="000000"/>
                </w:rPr>
              </w:rPrChange>
            </w:rPr>
            <w:delText>Transfer of Personal Data</w:delText>
          </w:r>
          <w:bookmarkEnd w:id="987"/>
        </w:del>
      </w:ins>
    </w:p>
    <w:p w14:paraId="30D5EB9F" w14:textId="59025C8C" w:rsidR="00246680" w:rsidRPr="00023D2C" w:rsidDel="00910937" w:rsidRDefault="00246680" w:rsidP="00910937">
      <w:pPr>
        <w:pStyle w:val="Subtitle"/>
        <w:jc w:val="left"/>
        <w:rPr>
          <w:ins w:id="997" w:author="John Patrick Mullin" w:date="2020-07-06T10:19:00Z"/>
          <w:del w:id="998" w:author="Nicholas Krapels" w:date="2020-08-15T13:40:00Z"/>
          <w:rFonts w:ascii="Times New Roman" w:eastAsia="MS Mincho" w:hAnsi="Times New Roman" w:cs="Times New Roman"/>
          <w:rPrChange w:id="999" w:author="John Patrick Mullin" w:date="2020-07-06T10:45:00Z">
            <w:rPr>
              <w:ins w:id="1000" w:author="John Patrick Mullin" w:date="2020-07-06T10:19:00Z"/>
              <w:del w:id="1001" w:author="Nicholas Krapels" w:date="2020-08-15T13:40:00Z"/>
              <w:rFonts w:ascii="Arial" w:eastAsia="MS Mincho" w:hAnsi="Arial" w:cs="Arial"/>
            </w:rPr>
          </w:rPrChange>
        </w:rPr>
        <w:pPrChange w:id="1002" w:author="Nicholas Krapels" w:date="2020-08-15T13:40:00Z">
          <w:pPr>
            <w:pStyle w:val="PlainText"/>
          </w:pPr>
        </w:pPrChange>
      </w:pPr>
    </w:p>
    <w:p w14:paraId="19BCEF4E" w14:textId="47E467E2" w:rsidR="00246680" w:rsidRPr="00023D2C" w:rsidDel="00910937" w:rsidRDefault="00246680" w:rsidP="00910937">
      <w:pPr>
        <w:pStyle w:val="Subtitle"/>
        <w:jc w:val="left"/>
        <w:rPr>
          <w:ins w:id="1003" w:author="John Patrick Mullin" w:date="2020-07-06T10:19:00Z"/>
          <w:del w:id="1004" w:author="Nicholas Krapels" w:date="2020-08-15T13:40:00Z"/>
          <w:rFonts w:ascii="Times New Roman" w:hAnsi="Times New Roman" w:cs="Times New Roman"/>
          <w:color w:val="000000"/>
          <w:rPrChange w:id="1005" w:author="John Patrick Mullin" w:date="2020-07-06T10:45:00Z">
            <w:rPr>
              <w:ins w:id="1006" w:author="John Patrick Mullin" w:date="2020-07-06T10:19:00Z"/>
              <w:del w:id="1007" w:author="Nicholas Krapels" w:date="2020-08-15T13:40:00Z"/>
              <w:rFonts w:ascii="Arial" w:hAnsi="Arial" w:cs="Arial"/>
              <w:color w:val="000000"/>
            </w:rPr>
          </w:rPrChange>
        </w:rPr>
        <w:pPrChange w:id="1008" w:author="Nicholas Krapels" w:date="2020-08-15T13:40:00Z">
          <w:pPr>
            <w:pStyle w:val="PlainText"/>
          </w:pPr>
        </w:pPrChange>
      </w:pPr>
      <w:ins w:id="1009" w:author="John Patrick Mullin" w:date="2020-07-06T10:19:00Z">
        <w:del w:id="1010" w:author="Nicholas Krapels" w:date="2020-08-15T13:40:00Z">
          <w:r w:rsidRPr="00023D2C" w:rsidDel="00910937">
            <w:rPr>
              <w:rFonts w:ascii="Times New Roman" w:hAnsi="Times New Roman" w:cs="Times New Roman"/>
              <w:color w:val="000000"/>
              <w:rPrChange w:id="1011" w:author="John Patrick Mullin" w:date="2020-07-06T10:45:00Z">
                <w:rPr>
                  <w:rFonts w:ascii="Arial" w:hAnsi="Arial" w:cs="Arial"/>
                  <w:color w:val="000000"/>
                </w:rPr>
              </w:rPrChange>
            </w:rPr>
            <w:delText>The personal data collected, held and used by the Company will be kept confidential but the Company may provide such information to the following parties, who may be based in or outside of Hong Kong:</w:delText>
          </w:r>
        </w:del>
      </w:ins>
    </w:p>
    <w:p w14:paraId="00355430" w14:textId="207235FA" w:rsidR="00246680" w:rsidRPr="00023D2C" w:rsidDel="00910937" w:rsidRDefault="00246680" w:rsidP="00910937">
      <w:pPr>
        <w:pStyle w:val="Subtitle"/>
        <w:jc w:val="left"/>
        <w:rPr>
          <w:ins w:id="1012" w:author="John Patrick Mullin" w:date="2020-07-06T10:19:00Z"/>
          <w:del w:id="1013" w:author="Nicholas Krapels" w:date="2020-08-15T13:40:00Z"/>
          <w:rFonts w:ascii="Times New Roman" w:eastAsia="MS Mincho" w:hAnsi="Times New Roman" w:cs="Times New Roman"/>
          <w:rPrChange w:id="1014" w:author="John Patrick Mullin" w:date="2020-07-06T10:45:00Z">
            <w:rPr>
              <w:ins w:id="1015" w:author="John Patrick Mullin" w:date="2020-07-06T10:19:00Z"/>
              <w:del w:id="1016" w:author="Nicholas Krapels" w:date="2020-08-15T13:40:00Z"/>
              <w:rFonts w:ascii="Arial" w:eastAsia="MS Mincho" w:hAnsi="Arial" w:cs="Arial"/>
            </w:rPr>
          </w:rPrChange>
        </w:rPr>
        <w:pPrChange w:id="1017" w:author="Nicholas Krapels" w:date="2020-08-15T13:40:00Z">
          <w:pPr>
            <w:pStyle w:val="PlainText"/>
          </w:pPr>
        </w:pPrChange>
      </w:pPr>
    </w:p>
    <w:p w14:paraId="18EB688B" w14:textId="020EC5D0" w:rsidR="00246680" w:rsidRPr="00023D2C" w:rsidDel="00910937" w:rsidRDefault="00246680" w:rsidP="00910937">
      <w:pPr>
        <w:pStyle w:val="Subtitle"/>
        <w:jc w:val="left"/>
        <w:rPr>
          <w:ins w:id="1018" w:author="John Patrick Mullin" w:date="2020-07-06T10:19:00Z"/>
          <w:del w:id="1019" w:author="Nicholas Krapels" w:date="2020-08-15T13:40:00Z"/>
          <w:rFonts w:ascii="Times New Roman" w:hAnsi="Times New Roman" w:cs="Times New Roman"/>
          <w:color w:val="000000"/>
          <w:rPrChange w:id="1020" w:author="John Patrick Mullin" w:date="2020-07-06T10:45:00Z">
            <w:rPr>
              <w:ins w:id="1021" w:author="John Patrick Mullin" w:date="2020-07-06T10:19:00Z"/>
              <w:del w:id="1022" w:author="Nicholas Krapels" w:date="2020-08-15T13:40:00Z"/>
              <w:rFonts w:ascii="Arial" w:hAnsi="Arial" w:cs="Arial"/>
              <w:color w:val="000000"/>
            </w:rPr>
          </w:rPrChange>
        </w:rPr>
        <w:pPrChange w:id="1023" w:author="Nicholas Krapels" w:date="2020-08-15T13:40:00Z">
          <w:pPr>
            <w:pStyle w:val="PlainText"/>
            <w:numPr>
              <w:numId w:val="38"/>
            </w:numPr>
            <w:spacing w:line="240" w:lineRule="auto"/>
            <w:ind w:left="709" w:hanging="720"/>
          </w:pPr>
        </w:pPrChange>
      </w:pPr>
      <w:ins w:id="1024" w:author="John Patrick Mullin" w:date="2020-07-06T10:19:00Z">
        <w:del w:id="1025" w:author="Nicholas Krapels" w:date="2020-08-15T13:40:00Z">
          <w:r w:rsidRPr="00023D2C" w:rsidDel="00910937">
            <w:rPr>
              <w:rFonts w:ascii="Times New Roman" w:hAnsi="Times New Roman" w:cs="Times New Roman"/>
              <w:color w:val="000000"/>
              <w:rPrChange w:id="1026" w:author="John Patrick Mullin" w:date="2020-07-06T10:45:00Z">
                <w:rPr>
                  <w:rFonts w:ascii="Arial" w:hAnsi="Arial" w:cs="Arial"/>
                  <w:color w:val="000000"/>
                </w:rPr>
              </w:rPrChange>
            </w:rPr>
            <w:delText xml:space="preserve">any regulatory, judicial, administrative, or government bodies, tax authorities or other industry recognized bodies located inside or outside Hong Kong as required by any applicable law, rules and regulations, codes of practice or guidelines of any applicable jurisdiction; </w:delText>
          </w:r>
        </w:del>
      </w:ins>
    </w:p>
    <w:p w14:paraId="1A164B55" w14:textId="65280001" w:rsidR="00246680" w:rsidRPr="00023D2C" w:rsidDel="00910937" w:rsidRDefault="00246680" w:rsidP="00910937">
      <w:pPr>
        <w:pStyle w:val="Subtitle"/>
        <w:jc w:val="left"/>
        <w:rPr>
          <w:ins w:id="1027" w:author="John Patrick Mullin" w:date="2020-07-06T10:19:00Z"/>
          <w:del w:id="1028" w:author="Nicholas Krapels" w:date="2020-08-15T13:40:00Z"/>
          <w:rFonts w:ascii="Times New Roman" w:hAnsi="Times New Roman" w:cs="Times New Roman"/>
          <w:color w:val="000000"/>
          <w:rPrChange w:id="1029" w:author="John Patrick Mullin" w:date="2020-07-06T10:45:00Z">
            <w:rPr>
              <w:ins w:id="1030" w:author="John Patrick Mullin" w:date="2020-07-06T10:19:00Z"/>
              <w:del w:id="1031" w:author="Nicholas Krapels" w:date="2020-08-15T13:40:00Z"/>
              <w:rFonts w:ascii="Arial" w:hAnsi="Arial" w:cs="Arial"/>
              <w:color w:val="000000"/>
            </w:rPr>
          </w:rPrChange>
        </w:rPr>
        <w:pPrChange w:id="1032" w:author="Nicholas Krapels" w:date="2020-08-15T13:40:00Z">
          <w:pPr>
            <w:pStyle w:val="PlainText"/>
            <w:numPr>
              <w:numId w:val="38"/>
            </w:numPr>
            <w:spacing w:line="240" w:lineRule="auto"/>
            <w:ind w:left="709" w:hanging="720"/>
          </w:pPr>
        </w:pPrChange>
      </w:pPr>
      <w:ins w:id="1033" w:author="John Patrick Mullin" w:date="2020-07-06T10:19:00Z">
        <w:del w:id="1034" w:author="Nicholas Krapels" w:date="2020-08-15T13:40:00Z">
          <w:r w:rsidRPr="00023D2C" w:rsidDel="00910937">
            <w:rPr>
              <w:rFonts w:ascii="Times New Roman" w:hAnsi="Times New Roman" w:cs="Times New Roman"/>
              <w:color w:val="000000"/>
              <w:rPrChange w:id="1035" w:author="John Patrick Mullin" w:date="2020-07-06T10:45:00Z">
                <w:rPr>
                  <w:rFonts w:ascii="Arial" w:hAnsi="Arial" w:cs="Arial"/>
                  <w:color w:val="000000"/>
                </w:rPr>
              </w:rPrChange>
            </w:rPr>
            <w:delText>any other persons, companies or entities (including banks) in connection with the Company's business or investment in the Company's business;</w:delText>
          </w:r>
        </w:del>
      </w:ins>
    </w:p>
    <w:p w14:paraId="6454AB83" w14:textId="54EFF1A0" w:rsidR="00246680" w:rsidRPr="00023D2C" w:rsidDel="00910937" w:rsidRDefault="00246680" w:rsidP="00910937">
      <w:pPr>
        <w:pStyle w:val="Subtitle"/>
        <w:jc w:val="left"/>
        <w:rPr>
          <w:ins w:id="1036" w:author="John Patrick Mullin" w:date="2020-07-06T10:19:00Z"/>
          <w:del w:id="1037" w:author="Nicholas Krapels" w:date="2020-08-15T13:40:00Z"/>
          <w:rFonts w:ascii="Times New Roman" w:hAnsi="Times New Roman" w:cs="Times New Roman"/>
          <w:color w:val="000000"/>
          <w:rPrChange w:id="1038" w:author="John Patrick Mullin" w:date="2020-07-06T10:45:00Z">
            <w:rPr>
              <w:ins w:id="1039" w:author="John Patrick Mullin" w:date="2020-07-06T10:19:00Z"/>
              <w:del w:id="1040" w:author="Nicholas Krapels" w:date="2020-08-15T13:40:00Z"/>
              <w:rFonts w:ascii="Arial" w:hAnsi="Arial" w:cs="Arial"/>
              <w:color w:val="000000"/>
            </w:rPr>
          </w:rPrChange>
        </w:rPr>
        <w:pPrChange w:id="1041" w:author="Nicholas Krapels" w:date="2020-08-15T13:40:00Z">
          <w:pPr>
            <w:pStyle w:val="PlainText"/>
            <w:numPr>
              <w:numId w:val="38"/>
            </w:numPr>
            <w:spacing w:line="240" w:lineRule="auto"/>
            <w:ind w:left="709" w:hanging="720"/>
          </w:pPr>
        </w:pPrChange>
      </w:pPr>
      <w:ins w:id="1042" w:author="John Patrick Mullin" w:date="2020-07-06T10:19:00Z">
        <w:del w:id="1043" w:author="Nicholas Krapels" w:date="2020-08-15T13:40:00Z">
          <w:r w:rsidRPr="00023D2C" w:rsidDel="00910937">
            <w:rPr>
              <w:rFonts w:ascii="Times New Roman" w:hAnsi="Times New Roman" w:cs="Times New Roman"/>
              <w:color w:val="000000"/>
              <w:rPrChange w:id="1044" w:author="John Patrick Mullin" w:date="2020-07-06T10:45:00Z">
                <w:rPr>
                  <w:rFonts w:ascii="Arial" w:hAnsi="Arial" w:cs="Arial"/>
                  <w:color w:val="000000"/>
                </w:rPr>
              </w:rPrChange>
            </w:rPr>
            <w:delText xml:space="preserve">professional advisers, financial institutions, insurers and customers in connection with the Company's business; </w:delText>
          </w:r>
        </w:del>
      </w:ins>
    </w:p>
    <w:p w14:paraId="1F44B65C" w14:textId="1025B3A9" w:rsidR="00246680" w:rsidRPr="00023D2C" w:rsidDel="00910937" w:rsidRDefault="00246680" w:rsidP="00910937">
      <w:pPr>
        <w:pStyle w:val="Subtitle"/>
        <w:jc w:val="left"/>
        <w:rPr>
          <w:ins w:id="1045" w:author="John Patrick Mullin" w:date="2020-07-06T10:19:00Z"/>
          <w:del w:id="1046" w:author="Nicholas Krapels" w:date="2020-08-15T13:40:00Z"/>
          <w:rFonts w:ascii="Times New Roman" w:hAnsi="Times New Roman" w:cs="Times New Roman"/>
          <w:color w:val="000000"/>
          <w:rPrChange w:id="1047" w:author="John Patrick Mullin" w:date="2020-07-06T10:45:00Z">
            <w:rPr>
              <w:ins w:id="1048" w:author="John Patrick Mullin" w:date="2020-07-06T10:19:00Z"/>
              <w:del w:id="1049" w:author="Nicholas Krapels" w:date="2020-08-15T13:40:00Z"/>
              <w:rFonts w:ascii="Arial" w:hAnsi="Arial" w:cs="Arial"/>
              <w:color w:val="000000"/>
            </w:rPr>
          </w:rPrChange>
        </w:rPr>
        <w:pPrChange w:id="1050" w:author="Nicholas Krapels" w:date="2020-08-15T13:40:00Z">
          <w:pPr>
            <w:pStyle w:val="PlainText"/>
            <w:numPr>
              <w:numId w:val="38"/>
            </w:numPr>
            <w:spacing w:line="240" w:lineRule="auto"/>
            <w:ind w:left="709" w:hanging="720"/>
          </w:pPr>
        </w:pPrChange>
      </w:pPr>
      <w:ins w:id="1051" w:author="John Patrick Mullin" w:date="2020-07-06T10:19:00Z">
        <w:del w:id="1052" w:author="Nicholas Krapels" w:date="2020-08-15T13:40:00Z">
          <w:r w:rsidRPr="00023D2C" w:rsidDel="00910937">
            <w:rPr>
              <w:rFonts w:ascii="Times New Roman" w:hAnsi="Times New Roman" w:cs="Times New Roman"/>
              <w:color w:val="000000"/>
              <w:rPrChange w:id="1053" w:author="John Patrick Mullin" w:date="2020-07-06T10:45:00Z">
                <w:rPr>
                  <w:rFonts w:ascii="Arial" w:hAnsi="Arial" w:cs="Arial"/>
                  <w:color w:val="000000"/>
                </w:rPr>
              </w:rPrChange>
            </w:rPr>
            <w:delText xml:space="preserve">any associated company (as defined under section 2 of the Companies Ordinance (Chapter 622, Laws of Hong Kong); </w:delText>
          </w:r>
        </w:del>
      </w:ins>
    </w:p>
    <w:p w14:paraId="2A14B772" w14:textId="2E77809B" w:rsidR="00246680" w:rsidRPr="00023D2C" w:rsidDel="00910937" w:rsidRDefault="00246680" w:rsidP="00910937">
      <w:pPr>
        <w:pStyle w:val="Subtitle"/>
        <w:jc w:val="left"/>
        <w:rPr>
          <w:ins w:id="1054" w:author="John Patrick Mullin" w:date="2020-07-06T10:19:00Z"/>
          <w:del w:id="1055" w:author="Nicholas Krapels" w:date="2020-08-15T13:40:00Z"/>
          <w:rFonts w:ascii="Times New Roman" w:hAnsi="Times New Roman" w:cs="Times New Roman"/>
          <w:color w:val="000000"/>
          <w:rPrChange w:id="1056" w:author="John Patrick Mullin" w:date="2020-07-06T10:45:00Z">
            <w:rPr>
              <w:ins w:id="1057" w:author="John Patrick Mullin" w:date="2020-07-06T10:19:00Z"/>
              <w:del w:id="1058" w:author="Nicholas Krapels" w:date="2020-08-15T13:40:00Z"/>
              <w:rFonts w:ascii="Arial" w:hAnsi="Arial" w:cs="Arial"/>
              <w:color w:val="000000"/>
            </w:rPr>
          </w:rPrChange>
        </w:rPr>
        <w:pPrChange w:id="1059" w:author="Nicholas Krapels" w:date="2020-08-15T13:40:00Z">
          <w:pPr>
            <w:pStyle w:val="PlainText"/>
            <w:numPr>
              <w:numId w:val="38"/>
            </w:numPr>
            <w:spacing w:line="240" w:lineRule="auto"/>
            <w:ind w:left="709" w:hanging="720"/>
          </w:pPr>
        </w:pPrChange>
      </w:pPr>
      <w:ins w:id="1060" w:author="John Patrick Mullin" w:date="2020-07-06T10:19:00Z">
        <w:del w:id="1061" w:author="Nicholas Krapels" w:date="2020-08-15T13:40:00Z">
          <w:r w:rsidRPr="00023D2C" w:rsidDel="00910937">
            <w:rPr>
              <w:rFonts w:ascii="Times New Roman" w:hAnsi="Times New Roman" w:cs="Times New Roman"/>
              <w:color w:val="000000"/>
              <w:rPrChange w:id="1062" w:author="John Patrick Mullin" w:date="2020-07-06T10:45:00Z">
                <w:rPr>
                  <w:rFonts w:ascii="Arial" w:hAnsi="Arial" w:cs="Arial"/>
                  <w:color w:val="000000"/>
                </w:rPr>
              </w:rPrChange>
            </w:rPr>
            <w:delText xml:space="preserve">any successor or permitted assign to the business of the Company; </w:delText>
          </w:r>
        </w:del>
      </w:ins>
    </w:p>
    <w:p w14:paraId="77CE69F3" w14:textId="4F477BE7" w:rsidR="00246680" w:rsidRPr="00023D2C" w:rsidDel="00910937" w:rsidRDefault="00246680" w:rsidP="00910937">
      <w:pPr>
        <w:pStyle w:val="Subtitle"/>
        <w:jc w:val="left"/>
        <w:rPr>
          <w:ins w:id="1063" w:author="John Patrick Mullin" w:date="2020-07-06T10:19:00Z"/>
          <w:del w:id="1064" w:author="Nicholas Krapels" w:date="2020-08-15T13:40:00Z"/>
          <w:rFonts w:ascii="Times New Roman" w:hAnsi="Times New Roman" w:cs="Times New Roman"/>
          <w:color w:val="000000"/>
          <w:rPrChange w:id="1065" w:author="John Patrick Mullin" w:date="2020-07-06T10:45:00Z">
            <w:rPr>
              <w:ins w:id="1066" w:author="John Patrick Mullin" w:date="2020-07-06T10:19:00Z"/>
              <w:del w:id="1067" w:author="Nicholas Krapels" w:date="2020-08-15T13:40:00Z"/>
              <w:rFonts w:ascii="Arial" w:hAnsi="Arial" w:cs="Arial"/>
              <w:color w:val="000000"/>
            </w:rPr>
          </w:rPrChange>
        </w:rPr>
        <w:pPrChange w:id="1068" w:author="Nicholas Krapels" w:date="2020-08-15T13:40:00Z">
          <w:pPr>
            <w:pStyle w:val="PlainText"/>
            <w:numPr>
              <w:numId w:val="38"/>
            </w:numPr>
            <w:spacing w:line="240" w:lineRule="auto"/>
            <w:ind w:left="709" w:hanging="720"/>
          </w:pPr>
        </w:pPrChange>
      </w:pPr>
      <w:ins w:id="1069" w:author="John Patrick Mullin" w:date="2020-07-06T10:19:00Z">
        <w:del w:id="1070" w:author="Nicholas Krapels" w:date="2020-08-15T13:40:00Z">
          <w:r w:rsidRPr="00023D2C" w:rsidDel="00910937">
            <w:rPr>
              <w:rFonts w:ascii="Times New Roman" w:hAnsi="Times New Roman" w:cs="Times New Roman"/>
              <w:color w:val="000000"/>
              <w:rPrChange w:id="1071" w:author="John Patrick Mullin" w:date="2020-07-06T10:45:00Z">
                <w:rPr>
                  <w:rFonts w:ascii="Arial" w:hAnsi="Arial" w:cs="Arial"/>
                  <w:color w:val="000000"/>
                </w:rPr>
              </w:rPrChange>
            </w:rPr>
            <w:delText xml:space="preserve">any other person, company or entity that is under a duty of confidentiality to the company or any associated company to keep such personal data confidential; </w:delText>
          </w:r>
        </w:del>
      </w:ins>
    </w:p>
    <w:p w14:paraId="44C391CD" w14:textId="5184EC33" w:rsidR="00246680" w:rsidRPr="00023D2C" w:rsidDel="00910937" w:rsidRDefault="00246680" w:rsidP="00910937">
      <w:pPr>
        <w:pStyle w:val="Subtitle"/>
        <w:jc w:val="left"/>
        <w:rPr>
          <w:ins w:id="1072" w:author="John Patrick Mullin" w:date="2020-07-06T10:19:00Z"/>
          <w:del w:id="1073" w:author="Nicholas Krapels" w:date="2020-08-15T13:40:00Z"/>
          <w:rFonts w:ascii="Times New Roman" w:hAnsi="Times New Roman" w:cs="Times New Roman"/>
          <w:color w:val="000000"/>
          <w:rPrChange w:id="1074" w:author="John Patrick Mullin" w:date="2020-07-06T10:45:00Z">
            <w:rPr>
              <w:ins w:id="1075" w:author="John Patrick Mullin" w:date="2020-07-06T10:19:00Z"/>
              <w:del w:id="1076" w:author="Nicholas Krapels" w:date="2020-08-15T13:40:00Z"/>
              <w:rFonts w:ascii="Arial" w:hAnsi="Arial" w:cs="Arial"/>
              <w:color w:val="000000"/>
            </w:rPr>
          </w:rPrChange>
        </w:rPr>
        <w:pPrChange w:id="1077" w:author="Nicholas Krapels" w:date="2020-08-15T13:40:00Z">
          <w:pPr>
            <w:pStyle w:val="PlainText"/>
            <w:numPr>
              <w:numId w:val="38"/>
            </w:numPr>
            <w:spacing w:line="240" w:lineRule="auto"/>
            <w:ind w:left="709" w:hanging="720"/>
          </w:pPr>
        </w:pPrChange>
      </w:pPr>
      <w:ins w:id="1078" w:author="John Patrick Mullin" w:date="2020-07-06T10:19:00Z">
        <w:del w:id="1079" w:author="Nicholas Krapels" w:date="2020-08-15T13:40:00Z">
          <w:r w:rsidRPr="00023D2C" w:rsidDel="00910937">
            <w:rPr>
              <w:rFonts w:ascii="Times New Roman" w:hAnsi="Times New Roman" w:cs="Times New Roman"/>
              <w:color w:val="000000"/>
              <w:rPrChange w:id="1080" w:author="John Patrick Mullin" w:date="2020-07-06T10:45:00Z">
                <w:rPr>
                  <w:rFonts w:ascii="Arial" w:hAnsi="Arial" w:cs="Arial"/>
                  <w:color w:val="000000"/>
                </w:rPr>
              </w:rPrChange>
            </w:rPr>
            <w:delText>any other person to which the Company considers such disclosure to be necessary or desirable for the purposes set out above; and</w:delText>
          </w:r>
        </w:del>
      </w:ins>
    </w:p>
    <w:p w14:paraId="1DBD4F80" w14:textId="22EBB435" w:rsidR="00246680" w:rsidRPr="00023D2C" w:rsidDel="00910937" w:rsidRDefault="00246680" w:rsidP="00910937">
      <w:pPr>
        <w:pStyle w:val="Subtitle"/>
        <w:jc w:val="left"/>
        <w:rPr>
          <w:ins w:id="1081" w:author="John Patrick Mullin" w:date="2020-07-06T10:19:00Z"/>
          <w:del w:id="1082" w:author="Nicholas Krapels" w:date="2020-08-15T13:40:00Z"/>
          <w:rFonts w:ascii="Times New Roman" w:hAnsi="Times New Roman" w:cs="Times New Roman"/>
          <w:color w:val="000000"/>
          <w:rPrChange w:id="1083" w:author="John Patrick Mullin" w:date="2020-07-06T10:45:00Z">
            <w:rPr>
              <w:ins w:id="1084" w:author="John Patrick Mullin" w:date="2020-07-06T10:19:00Z"/>
              <w:del w:id="1085" w:author="Nicholas Krapels" w:date="2020-08-15T13:40:00Z"/>
              <w:rFonts w:ascii="Arial" w:hAnsi="Arial" w:cs="Arial"/>
              <w:color w:val="000000"/>
            </w:rPr>
          </w:rPrChange>
        </w:rPr>
        <w:pPrChange w:id="1086" w:author="Nicholas Krapels" w:date="2020-08-15T13:40:00Z">
          <w:pPr>
            <w:pStyle w:val="PlainText"/>
            <w:numPr>
              <w:numId w:val="38"/>
            </w:numPr>
            <w:spacing w:line="240" w:lineRule="auto"/>
            <w:ind w:left="709" w:hanging="720"/>
          </w:pPr>
        </w:pPrChange>
      </w:pPr>
      <w:ins w:id="1087" w:author="John Patrick Mullin" w:date="2020-07-06T10:19:00Z">
        <w:del w:id="1088" w:author="Nicholas Krapels" w:date="2020-08-15T13:40:00Z">
          <w:r w:rsidRPr="00023D2C" w:rsidDel="00910937">
            <w:rPr>
              <w:rFonts w:ascii="Times New Roman" w:hAnsi="Times New Roman" w:cs="Times New Roman"/>
              <w:color w:val="000000"/>
              <w:rPrChange w:id="1089" w:author="John Patrick Mullin" w:date="2020-07-06T10:45:00Z">
                <w:rPr>
                  <w:rFonts w:ascii="Arial" w:hAnsi="Arial" w:cs="Arial"/>
                  <w:color w:val="000000"/>
                </w:rPr>
              </w:rPrChange>
            </w:rPr>
            <w:delText>your consent to such disclosure include disclosures that will involve the transfer of your personal data outside Hong Kong.</w:delText>
          </w:r>
        </w:del>
      </w:ins>
    </w:p>
    <w:p w14:paraId="029F95CE" w14:textId="476D140B" w:rsidR="00246680" w:rsidRPr="00023D2C" w:rsidDel="00910937" w:rsidRDefault="00246680" w:rsidP="00910937">
      <w:pPr>
        <w:pStyle w:val="Subtitle"/>
        <w:jc w:val="left"/>
        <w:rPr>
          <w:ins w:id="1090" w:author="John Patrick Mullin" w:date="2020-07-06T10:19:00Z"/>
          <w:del w:id="1091" w:author="Nicholas Krapels" w:date="2020-08-15T13:40:00Z"/>
          <w:rFonts w:ascii="Times New Roman" w:eastAsia="MS Mincho" w:hAnsi="Times New Roman" w:cs="Times New Roman"/>
          <w:rPrChange w:id="1092" w:author="John Patrick Mullin" w:date="2020-07-06T10:45:00Z">
            <w:rPr>
              <w:ins w:id="1093" w:author="John Patrick Mullin" w:date="2020-07-06T10:19:00Z"/>
              <w:del w:id="1094" w:author="Nicholas Krapels" w:date="2020-08-15T13:40:00Z"/>
              <w:rFonts w:ascii="Arial" w:eastAsia="MS Mincho" w:hAnsi="Arial" w:cs="Arial"/>
            </w:rPr>
          </w:rPrChange>
        </w:rPr>
        <w:pPrChange w:id="1095" w:author="Nicholas Krapels" w:date="2020-08-15T13:40:00Z">
          <w:pPr>
            <w:pStyle w:val="PlainText"/>
          </w:pPr>
        </w:pPrChange>
      </w:pPr>
    </w:p>
    <w:p w14:paraId="3F42AB12" w14:textId="62F529D4" w:rsidR="00246680" w:rsidRPr="00023D2C" w:rsidDel="00910937" w:rsidRDefault="00246680" w:rsidP="00910937">
      <w:pPr>
        <w:pStyle w:val="Subtitle"/>
        <w:jc w:val="left"/>
        <w:rPr>
          <w:ins w:id="1096" w:author="John Patrick Mullin" w:date="2020-07-06T10:19:00Z"/>
          <w:del w:id="1097" w:author="Nicholas Krapels" w:date="2020-08-15T13:40:00Z"/>
          <w:rFonts w:ascii="Times New Roman" w:hAnsi="Times New Roman" w:cs="Times New Roman"/>
          <w:b/>
          <w:color w:val="000000"/>
          <w:rPrChange w:id="1098" w:author="John Patrick Mullin" w:date="2020-07-06T10:45:00Z">
            <w:rPr>
              <w:ins w:id="1099" w:author="John Patrick Mullin" w:date="2020-07-06T10:19:00Z"/>
              <w:del w:id="1100" w:author="Nicholas Krapels" w:date="2020-08-15T13:40:00Z"/>
              <w:rFonts w:ascii="Arial" w:hAnsi="Arial" w:cs="Arial"/>
              <w:b/>
              <w:color w:val="000000"/>
            </w:rPr>
          </w:rPrChange>
        </w:rPr>
        <w:pPrChange w:id="1101" w:author="Nicholas Krapels" w:date="2020-08-15T13:40:00Z">
          <w:pPr>
            <w:pStyle w:val="PlainText"/>
          </w:pPr>
        </w:pPrChange>
      </w:pPr>
      <w:bookmarkStart w:id="1102" w:name="_Toc416432926"/>
      <w:ins w:id="1103" w:author="John Patrick Mullin" w:date="2020-07-06T10:19:00Z">
        <w:del w:id="1104" w:author="Nicholas Krapels" w:date="2020-08-15T13:40:00Z">
          <w:r w:rsidRPr="00023D2C" w:rsidDel="00910937">
            <w:rPr>
              <w:rFonts w:ascii="Times New Roman" w:hAnsi="Times New Roman" w:cs="Times New Roman"/>
              <w:b/>
              <w:color w:val="000000"/>
              <w:rPrChange w:id="1105" w:author="John Patrick Mullin" w:date="2020-07-06T10:45:00Z">
                <w:rPr>
                  <w:rFonts w:ascii="Arial" w:hAnsi="Arial" w:cs="Arial"/>
                  <w:b/>
                  <w:color w:val="000000"/>
                </w:rPr>
              </w:rPrChange>
            </w:rPr>
            <w:delText>Retention of Personal Data</w:delText>
          </w:r>
          <w:bookmarkEnd w:id="1102"/>
        </w:del>
      </w:ins>
    </w:p>
    <w:p w14:paraId="7BA9A3F6" w14:textId="72529922" w:rsidR="00246680" w:rsidRPr="00023D2C" w:rsidDel="00910937" w:rsidRDefault="00246680" w:rsidP="00910937">
      <w:pPr>
        <w:pStyle w:val="Subtitle"/>
        <w:jc w:val="left"/>
        <w:rPr>
          <w:ins w:id="1106" w:author="John Patrick Mullin" w:date="2020-07-06T10:19:00Z"/>
          <w:del w:id="1107" w:author="Nicholas Krapels" w:date="2020-08-15T13:40:00Z"/>
          <w:rFonts w:ascii="Times New Roman" w:eastAsia="MS Mincho" w:hAnsi="Times New Roman" w:cs="Times New Roman"/>
          <w:rPrChange w:id="1108" w:author="John Patrick Mullin" w:date="2020-07-06T10:45:00Z">
            <w:rPr>
              <w:ins w:id="1109" w:author="John Patrick Mullin" w:date="2020-07-06T10:19:00Z"/>
              <w:del w:id="1110" w:author="Nicholas Krapels" w:date="2020-08-15T13:40:00Z"/>
              <w:rFonts w:ascii="Arial" w:eastAsia="MS Mincho" w:hAnsi="Arial" w:cs="Arial"/>
            </w:rPr>
          </w:rPrChange>
        </w:rPr>
        <w:pPrChange w:id="1111" w:author="Nicholas Krapels" w:date="2020-08-15T13:40:00Z">
          <w:pPr>
            <w:pStyle w:val="PlainText"/>
          </w:pPr>
        </w:pPrChange>
      </w:pPr>
    </w:p>
    <w:p w14:paraId="3603FDB8" w14:textId="509AD211" w:rsidR="00246680" w:rsidRPr="00023D2C" w:rsidDel="00910937" w:rsidRDefault="00246680" w:rsidP="00910937">
      <w:pPr>
        <w:pStyle w:val="Subtitle"/>
        <w:jc w:val="left"/>
        <w:rPr>
          <w:ins w:id="1112" w:author="John Patrick Mullin" w:date="2020-07-06T10:19:00Z"/>
          <w:del w:id="1113" w:author="Nicholas Krapels" w:date="2020-08-15T13:40:00Z"/>
          <w:rFonts w:ascii="Times New Roman" w:hAnsi="Times New Roman" w:cs="Times New Roman"/>
          <w:color w:val="000000"/>
          <w:rPrChange w:id="1114" w:author="John Patrick Mullin" w:date="2020-07-06T10:45:00Z">
            <w:rPr>
              <w:ins w:id="1115" w:author="John Patrick Mullin" w:date="2020-07-06T10:19:00Z"/>
              <w:del w:id="1116" w:author="Nicholas Krapels" w:date="2020-08-15T13:40:00Z"/>
              <w:rFonts w:ascii="Arial" w:hAnsi="Arial" w:cs="Arial"/>
              <w:color w:val="000000"/>
            </w:rPr>
          </w:rPrChange>
        </w:rPr>
        <w:pPrChange w:id="1117" w:author="Nicholas Krapels" w:date="2020-08-15T13:40:00Z">
          <w:pPr>
            <w:pStyle w:val="PlainText"/>
          </w:pPr>
        </w:pPrChange>
      </w:pPr>
      <w:ins w:id="1118" w:author="John Patrick Mullin" w:date="2020-07-06T10:19:00Z">
        <w:del w:id="1119" w:author="Nicholas Krapels" w:date="2020-08-15T13:40:00Z">
          <w:r w:rsidRPr="00023D2C" w:rsidDel="00910937">
            <w:rPr>
              <w:rFonts w:ascii="Times New Roman" w:hAnsi="Times New Roman" w:cs="Times New Roman"/>
              <w:color w:val="000000"/>
              <w:rPrChange w:id="1120" w:author="John Patrick Mullin" w:date="2020-07-06T10:45:00Z">
                <w:rPr>
                  <w:rFonts w:ascii="Arial" w:hAnsi="Arial" w:cs="Arial"/>
                  <w:color w:val="000000"/>
                </w:rPr>
              </w:rPrChange>
            </w:rPr>
            <w:delText xml:space="preserve">The Company intends to retain certain personal data of service providers who have ceased providing services to us. Such data is required for purposes including, but not limited to, the following: (i) provision of any references; (ii) residual matters relating to fulfillment of your appointment letter; and (iii) ongoing compliance with our contractual or statutory obligations. The Company will not retain personal data any longer than is necessary for the fulfilment of the purposes outlined in this statement. </w:delText>
          </w:r>
        </w:del>
      </w:ins>
    </w:p>
    <w:p w14:paraId="52293E4E" w14:textId="7FCAEF58" w:rsidR="00246680" w:rsidRPr="00023D2C" w:rsidDel="00910937" w:rsidRDefault="00246680" w:rsidP="00910937">
      <w:pPr>
        <w:pStyle w:val="Subtitle"/>
        <w:jc w:val="left"/>
        <w:rPr>
          <w:ins w:id="1121" w:author="John Patrick Mullin" w:date="2020-07-06T10:19:00Z"/>
          <w:del w:id="1122" w:author="Nicholas Krapels" w:date="2020-08-15T13:40:00Z"/>
          <w:rFonts w:ascii="Times New Roman" w:eastAsia="MS Mincho" w:hAnsi="Times New Roman" w:cs="Times New Roman"/>
          <w:rPrChange w:id="1123" w:author="John Patrick Mullin" w:date="2020-07-06T10:45:00Z">
            <w:rPr>
              <w:ins w:id="1124" w:author="John Patrick Mullin" w:date="2020-07-06T10:19:00Z"/>
              <w:del w:id="1125" w:author="Nicholas Krapels" w:date="2020-08-15T13:40:00Z"/>
              <w:rFonts w:ascii="Arial" w:eastAsia="MS Mincho" w:hAnsi="Arial" w:cs="Arial"/>
            </w:rPr>
          </w:rPrChange>
        </w:rPr>
        <w:pPrChange w:id="1126" w:author="Nicholas Krapels" w:date="2020-08-15T13:40:00Z">
          <w:pPr>
            <w:pStyle w:val="PlainText"/>
          </w:pPr>
        </w:pPrChange>
      </w:pPr>
      <w:ins w:id="1127" w:author="John Patrick Mullin" w:date="2020-07-06T10:19:00Z">
        <w:del w:id="1128" w:author="Nicholas Krapels" w:date="2020-08-15T13:40:00Z">
          <w:r w:rsidRPr="00023D2C" w:rsidDel="00910937">
            <w:rPr>
              <w:rFonts w:ascii="Times New Roman" w:eastAsia="MS Mincho" w:hAnsi="Times New Roman" w:cs="Times New Roman"/>
              <w:rPrChange w:id="1129" w:author="John Patrick Mullin" w:date="2020-07-06T10:45:00Z">
                <w:rPr>
                  <w:rFonts w:ascii="Arial" w:eastAsia="MS Mincho" w:hAnsi="Arial" w:cs="Arial"/>
                </w:rPr>
              </w:rPrChange>
            </w:rPr>
            <w:br w:type="page"/>
          </w:r>
        </w:del>
      </w:ins>
    </w:p>
    <w:p w14:paraId="13481499" w14:textId="3AF5B52F" w:rsidR="00246680" w:rsidRPr="00023D2C" w:rsidDel="00910937" w:rsidRDefault="00246680" w:rsidP="00910937">
      <w:pPr>
        <w:pStyle w:val="Subtitle"/>
        <w:jc w:val="left"/>
        <w:rPr>
          <w:ins w:id="1130" w:author="John Patrick Mullin" w:date="2020-07-06T10:19:00Z"/>
          <w:del w:id="1131" w:author="Nicholas Krapels" w:date="2020-08-15T13:40:00Z"/>
          <w:rFonts w:ascii="Times New Roman" w:hAnsi="Times New Roman" w:cs="Times New Roman"/>
          <w:b/>
          <w:color w:val="000000"/>
          <w:rPrChange w:id="1132" w:author="John Patrick Mullin" w:date="2020-07-06T10:45:00Z">
            <w:rPr>
              <w:ins w:id="1133" w:author="John Patrick Mullin" w:date="2020-07-06T10:19:00Z"/>
              <w:del w:id="1134" w:author="Nicholas Krapels" w:date="2020-08-15T13:40:00Z"/>
              <w:rFonts w:ascii="Arial" w:hAnsi="Arial" w:cs="Arial"/>
              <w:b/>
              <w:color w:val="000000"/>
            </w:rPr>
          </w:rPrChange>
        </w:rPr>
        <w:pPrChange w:id="1135" w:author="Nicholas Krapels" w:date="2020-08-15T13:40:00Z">
          <w:pPr>
            <w:pStyle w:val="PlainText"/>
          </w:pPr>
        </w:pPrChange>
      </w:pPr>
      <w:bookmarkStart w:id="1136" w:name="_Toc416432927"/>
      <w:ins w:id="1137" w:author="John Patrick Mullin" w:date="2020-07-06T10:19:00Z">
        <w:del w:id="1138" w:author="Nicholas Krapels" w:date="2020-08-15T13:40:00Z">
          <w:r w:rsidRPr="00023D2C" w:rsidDel="00910937">
            <w:rPr>
              <w:rFonts w:ascii="Times New Roman" w:hAnsi="Times New Roman" w:cs="Times New Roman"/>
              <w:b/>
              <w:color w:val="000000"/>
              <w:rPrChange w:id="1139" w:author="John Patrick Mullin" w:date="2020-07-06T10:45:00Z">
                <w:rPr>
                  <w:rFonts w:ascii="Arial" w:hAnsi="Arial" w:cs="Arial"/>
                  <w:b/>
                  <w:color w:val="000000"/>
                </w:rPr>
              </w:rPrChange>
            </w:rPr>
            <w:delText>Access and Correction of Personal Data</w:delText>
          </w:r>
          <w:bookmarkEnd w:id="1136"/>
        </w:del>
      </w:ins>
    </w:p>
    <w:p w14:paraId="4F4AF863" w14:textId="7F348EC2" w:rsidR="00246680" w:rsidRPr="00023D2C" w:rsidDel="00910937" w:rsidRDefault="00246680" w:rsidP="00910937">
      <w:pPr>
        <w:pStyle w:val="Subtitle"/>
        <w:jc w:val="left"/>
        <w:rPr>
          <w:ins w:id="1140" w:author="John Patrick Mullin" w:date="2020-07-06T10:19:00Z"/>
          <w:del w:id="1141" w:author="Nicholas Krapels" w:date="2020-08-15T13:40:00Z"/>
          <w:rFonts w:ascii="Times New Roman" w:eastAsia="MS Mincho" w:hAnsi="Times New Roman" w:cs="Times New Roman"/>
          <w:rPrChange w:id="1142" w:author="John Patrick Mullin" w:date="2020-07-06T10:45:00Z">
            <w:rPr>
              <w:ins w:id="1143" w:author="John Patrick Mullin" w:date="2020-07-06T10:19:00Z"/>
              <w:del w:id="1144" w:author="Nicholas Krapels" w:date="2020-08-15T13:40:00Z"/>
              <w:rFonts w:ascii="Arial" w:eastAsia="MS Mincho" w:hAnsi="Arial" w:cs="Arial"/>
            </w:rPr>
          </w:rPrChange>
        </w:rPr>
        <w:pPrChange w:id="1145" w:author="Nicholas Krapels" w:date="2020-08-15T13:40:00Z">
          <w:pPr>
            <w:pStyle w:val="PlainText"/>
          </w:pPr>
        </w:pPrChange>
      </w:pPr>
    </w:p>
    <w:p w14:paraId="0A27E0C2" w14:textId="30975A63" w:rsidR="00246680" w:rsidRPr="00023D2C" w:rsidDel="00910937" w:rsidRDefault="00246680" w:rsidP="00910937">
      <w:pPr>
        <w:pStyle w:val="Subtitle"/>
        <w:jc w:val="left"/>
        <w:rPr>
          <w:ins w:id="1146" w:author="John Patrick Mullin" w:date="2020-07-06T10:19:00Z"/>
          <w:del w:id="1147" w:author="Nicholas Krapels" w:date="2020-08-15T13:40:00Z"/>
          <w:rFonts w:ascii="Times New Roman" w:hAnsi="Times New Roman" w:cs="Times New Roman"/>
          <w:color w:val="000000"/>
          <w:rPrChange w:id="1148" w:author="John Patrick Mullin" w:date="2020-07-06T10:45:00Z">
            <w:rPr>
              <w:ins w:id="1149" w:author="John Patrick Mullin" w:date="2020-07-06T10:19:00Z"/>
              <w:del w:id="1150" w:author="Nicholas Krapels" w:date="2020-08-15T13:40:00Z"/>
              <w:rFonts w:ascii="Arial" w:hAnsi="Arial" w:cs="Arial"/>
              <w:color w:val="000000"/>
            </w:rPr>
          </w:rPrChange>
        </w:rPr>
        <w:pPrChange w:id="1151" w:author="Nicholas Krapels" w:date="2020-08-15T13:40:00Z">
          <w:pPr>
            <w:pStyle w:val="PlainText"/>
          </w:pPr>
        </w:pPrChange>
      </w:pPr>
      <w:ins w:id="1152" w:author="John Patrick Mullin" w:date="2020-07-06T10:19:00Z">
        <w:del w:id="1153" w:author="Nicholas Krapels" w:date="2020-08-15T13:40:00Z">
          <w:r w:rsidRPr="00023D2C" w:rsidDel="00910937">
            <w:rPr>
              <w:rFonts w:ascii="Times New Roman" w:hAnsi="Times New Roman" w:cs="Times New Roman"/>
              <w:color w:val="000000"/>
              <w:rPrChange w:id="1154" w:author="John Patrick Mullin" w:date="2020-07-06T10:45:00Z">
                <w:rPr>
                  <w:rFonts w:ascii="Arial" w:hAnsi="Arial" w:cs="Arial"/>
                  <w:color w:val="000000"/>
                </w:rPr>
              </w:rPrChange>
            </w:rPr>
            <w:delText>You have the right to request access to, and correct your personal data retained by the Company.  You may address any requests, issues, concerns or queries by contacting any director of the Company</w:delText>
          </w:r>
        </w:del>
      </w:ins>
    </w:p>
    <w:p w14:paraId="36E63071" w14:textId="39735D9C" w:rsidR="00246680" w:rsidRPr="00023D2C" w:rsidDel="00910937" w:rsidRDefault="00246680" w:rsidP="00910937">
      <w:pPr>
        <w:pStyle w:val="Subtitle"/>
        <w:jc w:val="left"/>
        <w:rPr>
          <w:ins w:id="1155" w:author="John Patrick Mullin" w:date="2020-07-06T10:19:00Z"/>
          <w:del w:id="1156" w:author="Nicholas Krapels" w:date="2020-08-15T13:40:00Z"/>
          <w:rFonts w:ascii="Times New Roman" w:eastAsia="MS Mincho" w:hAnsi="Times New Roman" w:cs="Times New Roman"/>
          <w:rPrChange w:id="1157" w:author="John Patrick Mullin" w:date="2020-07-06T10:45:00Z">
            <w:rPr>
              <w:ins w:id="1158" w:author="John Patrick Mullin" w:date="2020-07-06T10:19:00Z"/>
              <w:del w:id="1159" w:author="Nicholas Krapels" w:date="2020-08-15T13:40:00Z"/>
              <w:rFonts w:ascii="Arial" w:eastAsia="MS Mincho" w:hAnsi="Arial" w:cs="Arial"/>
            </w:rPr>
          </w:rPrChange>
        </w:rPr>
        <w:pPrChange w:id="1160" w:author="Nicholas Krapels" w:date="2020-08-15T13:40:00Z">
          <w:pPr>
            <w:pStyle w:val="PlainText"/>
          </w:pPr>
        </w:pPrChange>
      </w:pPr>
    </w:p>
    <w:p w14:paraId="37DD4135" w14:textId="130AECDE" w:rsidR="00246680" w:rsidRPr="00023D2C" w:rsidDel="00910937" w:rsidRDefault="00246680" w:rsidP="00910937">
      <w:pPr>
        <w:pStyle w:val="Subtitle"/>
        <w:jc w:val="left"/>
        <w:rPr>
          <w:ins w:id="1161" w:author="John Patrick Mullin" w:date="2020-07-06T10:19:00Z"/>
          <w:del w:id="1162" w:author="Nicholas Krapels" w:date="2020-08-15T13:40:00Z"/>
          <w:rFonts w:ascii="Times New Roman" w:hAnsi="Times New Roman" w:cs="Times New Roman"/>
          <w:b/>
          <w:color w:val="000000"/>
          <w:rPrChange w:id="1163" w:author="John Patrick Mullin" w:date="2020-07-06T10:45:00Z">
            <w:rPr>
              <w:ins w:id="1164" w:author="John Patrick Mullin" w:date="2020-07-06T10:19:00Z"/>
              <w:del w:id="1165" w:author="Nicholas Krapels" w:date="2020-08-15T13:40:00Z"/>
              <w:rFonts w:ascii="Arial" w:hAnsi="Arial" w:cs="Arial"/>
              <w:b/>
              <w:color w:val="000000"/>
            </w:rPr>
          </w:rPrChange>
        </w:rPr>
        <w:pPrChange w:id="1166" w:author="Nicholas Krapels" w:date="2020-08-15T13:40:00Z">
          <w:pPr>
            <w:pStyle w:val="PlainText"/>
          </w:pPr>
        </w:pPrChange>
      </w:pPr>
      <w:bookmarkStart w:id="1167" w:name="_Toc416432928"/>
      <w:ins w:id="1168" w:author="John Patrick Mullin" w:date="2020-07-06T10:19:00Z">
        <w:del w:id="1169" w:author="Nicholas Krapels" w:date="2020-08-15T13:40:00Z">
          <w:r w:rsidRPr="00023D2C" w:rsidDel="00910937">
            <w:rPr>
              <w:rFonts w:ascii="Times New Roman" w:hAnsi="Times New Roman" w:cs="Times New Roman"/>
              <w:b/>
              <w:color w:val="000000"/>
              <w:rPrChange w:id="1170" w:author="John Patrick Mullin" w:date="2020-07-06T10:45:00Z">
                <w:rPr>
                  <w:rFonts w:ascii="Arial" w:hAnsi="Arial" w:cs="Arial"/>
                  <w:b/>
                  <w:color w:val="000000"/>
                </w:rPr>
              </w:rPrChange>
            </w:rPr>
            <w:delText>Security Measures</w:delText>
          </w:r>
          <w:bookmarkEnd w:id="1167"/>
        </w:del>
      </w:ins>
    </w:p>
    <w:p w14:paraId="3E1B6625" w14:textId="252DB15B" w:rsidR="00246680" w:rsidRPr="00023D2C" w:rsidDel="00910937" w:rsidRDefault="00246680" w:rsidP="00910937">
      <w:pPr>
        <w:pStyle w:val="Subtitle"/>
        <w:jc w:val="left"/>
        <w:rPr>
          <w:ins w:id="1171" w:author="John Patrick Mullin" w:date="2020-07-06T10:19:00Z"/>
          <w:del w:id="1172" w:author="Nicholas Krapels" w:date="2020-08-15T13:40:00Z"/>
          <w:rFonts w:ascii="Times New Roman" w:eastAsia="MS Mincho" w:hAnsi="Times New Roman" w:cs="Times New Roman"/>
          <w:rPrChange w:id="1173" w:author="John Patrick Mullin" w:date="2020-07-06T10:45:00Z">
            <w:rPr>
              <w:ins w:id="1174" w:author="John Patrick Mullin" w:date="2020-07-06T10:19:00Z"/>
              <w:del w:id="1175" w:author="Nicholas Krapels" w:date="2020-08-15T13:40:00Z"/>
              <w:rFonts w:ascii="Arial" w:eastAsia="MS Mincho" w:hAnsi="Arial" w:cs="Arial"/>
            </w:rPr>
          </w:rPrChange>
        </w:rPr>
        <w:pPrChange w:id="1176" w:author="Nicholas Krapels" w:date="2020-08-15T13:40:00Z">
          <w:pPr>
            <w:pStyle w:val="PlainText"/>
          </w:pPr>
        </w:pPrChange>
      </w:pPr>
    </w:p>
    <w:p w14:paraId="3C2A75C1" w14:textId="412328B9" w:rsidR="00246680" w:rsidRPr="00023D2C" w:rsidDel="00910937" w:rsidRDefault="00246680" w:rsidP="00910937">
      <w:pPr>
        <w:pStyle w:val="Subtitle"/>
        <w:jc w:val="left"/>
        <w:rPr>
          <w:ins w:id="1177" w:author="John Patrick Mullin" w:date="2020-07-06T10:19:00Z"/>
          <w:del w:id="1178" w:author="Nicholas Krapels" w:date="2020-08-15T13:40:00Z"/>
          <w:rFonts w:ascii="Times New Roman" w:hAnsi="Times New Roman" w:cs="Times New Roman"/>
          <w:color w:val="000000"/>
          <w:rPrChange w:id="1179" w:author="John Patrick Mullin" w:date="2020-07-06T10:45:00Z">
            <w:rPr>
              <w:ins w:id="1180" w:author="John Patrick Mullin" w:date="2020-07-06T10:19:00Z"/>
              <w:del w:id="1181" w:author="Nicholas Krapels" w:date="2020-08-15T13:40:00Z"/>
              <w:rFonts w:ascii="Arial" w:hAnsi="Arial" w:cs="Arial"/>
              <w:color w:val="000000"/>
            </w:rPr>
          </w:rPrChange>
        </w:rPr>
        <w:pPrChange w:id="1182" w:author="Nicholas Krapels" w:date="2020-08-15T13:40:00Z">
          <w:pPr>
            <w:pStyle w:val="PlainText"/>
          </w:pPr>
        </w:pPrChange>
      </w:pPr>
      <w:ins w:id="1183" w:author="John Patrick Mullin" w:date="2020-07-06T10:19:00Z">
        <w:del w:id="1184" w:author="Nicholas Krapels" w:date="2020-08-15T13:40:00Z">
          <w:r w:rsidRPr="00023D2C" w:rsidDel="00910937">
            <w:rPr>
              <w:rFonts w:ascii="Times New Roman" w:hAnsi="Times New Roman" w:cs="Times New Roman"/>
              <w:color w:val="000000"/>
              <w:rPrChange w:id="1185" w:author="John Patrick Mullin" w:date="2020-07-06T10:45:00Z">
                <w:rPr>
                  <w:rFonts w:ascii="Arial" w:hAnsi="Arial" w:cs="Arial"/>
                  <w:color w:val="000000"/>
                </w:rPr>
              </w:rPrChange>
            </w:rPr>
            <w:delText>The Company has industry standard and appropriate organization wide security measures, safeguards and controls which ensures data privacy and security. The Company will use all reasonable and appropriate administrative, physical and technical safeguards to prevent unauthorized use or disclosure of personal data and also protect the confidentiality, integrity and availability of information.</w:delText>
          </w:r>
        </w:del>
      </w:ins>
    </w:p>
    <w:p w14:paraId="43F43E8F" w14:textId="7CDE1C2B" w:rsidR="00246680" w:rsidRPr="00023D2C" w:rsidDel="00910937" w:rsidRDefault="00246680" w:rsidP="00910937">
      <w:pPr>
        <w:pStyle w:val="Subtitle"/>
        <w:jc w:val="left"/>
        <w:rPr>
          <w:ins w:id="1186" w:author="John Patrick Mullin" w:date="2020-07-06T10:19:00Z"/>
          <w:del w:id="1187" w:author="Nicholas Krapels" w:date="2020-08-15T13:40:00Z"/>
          <w:rFonts w:ascii="Times New Roman" w:hAnsi="Times New Roman" w:cs="Times New Roman"/>
          <w:color w:val="000000"/>
          <w:rPrChange w:id="1188" w:author="John Patrick Mullin" w:date="2020-07-06T10:45:00Z">
            <w:rPr>
              <w:ins w:id="1189" w:author="John Patrick Mullin" w:date="2020-07-06T10:19:00Z"/>
              <w:del w:id="1190" w:author="Nicholas Krapels" w:date="2020-08-15T13:40:00Z"/>
              <w:rFonts w:ascii="Arial" w:hAnsi="Arial" w:cs="Arial"/>
              <w:color w:val="000000"/>
            </w:rPr>
          </w:rPrChange>
        </w:rPr>
        <w:pPrChange w:id="1191" w:author="Nicholas Krapels" w:date="2020-08-15T13:40:00Z">
          <w:pPr>
            <w:pStyle w:val="PlainText"/>
          </w:pPr>
        </w:pPrChange>
      </w:pPr>
    </w:p>
    <w:p w14:paraId="0C10DECD" w14:textId="309074CE" w:rsidR="00246680" w:rsidRPr="00023D2C" w:rsidDel="00910937" w:rsidRDefault="00246680" w:rsidP="00910937">
      <w:pPr>
        <w:pStyle w:val="Subtitle"/>
        <w:jc w:val="left"/>
        <w:rPr>
          <w:ins w:id="1192" w:author="John Patrick Mullin" w:date="2020-07-06T10:19:00Z"/>
          <w:del w:id="1193" w:author="Nicholas Krapels" w:date="2020-08-15T13:40:00Z"/>
          <w:rFonts w:ascii="Times New Roman" w:hAnsi="Times New Roman" w:cs="Times New Roman"/>
          <w:color w:val="000000"/>
          <w:sz w:val="20"/>
          <w:rPrChange w:id="1194" w:author="John Patrick Mullin" w:date="2020-07-06T10:45:00Z">
            <w:rPr>
              <w:ins w:id="1195" w:author="John Patrick Mullin" w:date="2020-07-06T10:19:00Z"/>
              <w:del w:id="1196" w:author="Nicholas Krapels" w:date="2020-08-15T13:40:00Z"/>
              <w:rFonts w:cs="Arial"/>
              <w:color w:val="000000"/>
              <w:sz w:val="20"/>
            </w:rPr>
          </w:rPrChange>
        </w:rPr>
        <w:pPrChange w:id="1197" w:author="Nicholas Krapels" w:date="2020-08-15T13:40:00Z">
          <w:pPr/>
        </w:pPrChange>
      </w:pPr>
      <w:ins w:id="1198" w:author="John Patrick Mullin" w:date="2020-07-06T10:19:00Z">
        <w:del w:id="1199" w:author="Nicholas Krapels" w:date="2020-08-15T13:40:00Z">
          <w:r w:rsidRPr="00023D2C" w:rsidDel="00910937">
            <w:rPr>
              <w:rFonts w:ascii="Times New Roman" w:hAnsi="Times New Roman" w:cs="Times New Roman"/>
              <w:color w:val="000000"/>
              <w:sz w:val="20"/>
              <w:rPrChange w:id="1200" w:author="John Patrick Mullin" w:date="2020-07-06T10:45:00Z">
                <w:rPr>
                  <w:rFonts w:cs="Arial"/>
                  <w:color w:val="000000"/>
                  <w:sz w:val="20"/>
                </w:rPr>
              </w:rPrChange>
            </w:rPr>
            <w:delText xml:space="preserve">Please indicate your understanding, consent and acceptance of the above by signing and returning the acknowledgement form to </w:delText>
          </w:r>
        </w:del>
      </w:ins>
      <w:ins w:id="1201" w:author="John Patrick Mullin" w:date="2020-07-06T10:54:00Z">
        <w:del w:id="1202" w:author="Nicholas Krapels" w:date="2020-08-15T13:40:00Z">
          <w:r w:rsidR="008A62C2" w:rsidDel="00910937">
            <w:rPr>
              <w:rFonts w:ascii="Times New Roman" w:hAnsi="Times New Roman" w:cs="Times New Roman"/>
              <w:b/>
              <w:color w:val="000000"/>
              <w:sz w:val="20"/>
            </w:rPr>
            <w:delText>John Patrick Mullin</w:delText>
          </w:r>
        </w:del>
      </w:ins>
      <w:ins w:id="1203" w:author="John Patrick Mullin" w:date="2020-07-06T10:19:00Z">
        <w:del w:id="1204" w:author="Nicholas Krapels" w:date="2020-08-15T13:40:00Z">
          <w:r w:rsidRPr="00023D2C" w:rsidDel="00910937">
            <w:rPr>
              <w:rFonts w:ascii="Times New Roman" w:hAnsi="Times New Roman" w:cs="Times New Roman"/>
              <w:color w:val="000000"/>
              <w:sz w:val="20"/>
              <w:rPrChange w:id="1205" w:author="John Patrick Mullin" w:date="2020-07-06T10:45:00Z">
                <w:rPr>
                  <w:rFonts w:cs="Arial"/>
                  <w:color w:val="000000"/>
                  <w:sz w:val="20"/>
                </w:rPr>
              </w:rPrChange>
            </w:rPr>
            <w:delText>.</w:delText>
          </w:r>
        </w:del>
      </w:ins>
    </w:p>
    <w:p w14:paraId="7E4012B2" w14:textId="30DDD64F" w:rsidR="00246680" w:rsidRPr="00023D2C" w:rsidDel="00910937" w:rsidRDefault="00246680" w:rsidP="00910937">
      <w:pPr>
        <w:pStyle w:val="Subtitle"/>
        <w:jc w:val="left"/>
        <w:rPr>
          <w:ins w:id="1206" w:author="John Patrick Mullin" w:date="2020-07-06T10:19:00Z"/>
          <w:del w:id="1207" w:author="Nicholas Krapels" w:date="2020-08-15T13:40:00Z"/>
          <w:rFonts w:ascii="Times New Roman" w:hAnsi="Times New Roman" w:cs="Times New Roman"/>
          <w:sz w:val="20"/>
          <w:rPrChange w:id="1208" w:author="John Patrick Mullin" w:date="2020-07-06T10:45:00Z">
            <w:rPr>
              <w:ins w:id="1209" w:author="John Patrick Mullin" w:date="2020-07-06T10:19:00Z"/>
              <w:del w:id="1210" w:author="Nicholas Krapels" w:date="2020-08-15T13:40:00Z"/>
              <w:rFonts w:cs="Arial"/>
              <w:sz w:val="20"/>
            </w:rPr>
          </w:rPrChange>
        </w:rPr>
        <w:pPrChange w:id="1211" w:author="Nicholas Krapels" w:date="2020-08-15T13:40:00Z">
          <w:pPr/>
        </w:pPrChange>
      </w:pPr>
    </w:p>
    <w:p w14:paraId="7B1A27A7" w14:textId="68A460FF" w:rsidR="00246680" w:rsidRPr="00023D2C" w:rsidDel="00910937" w:rsidRDefault="00246680" w:rsidP="00910937">
      <w:pPr>
        <w:pStyle w:val="Subtitle"/>
        <w:jc w:val="left"/>
        <w:rPr>
          <w:ins w:id="1212" w:author="John Patrick Mullin" w:date="2020-07-06T10:19:00Z"/>
          <w:del w:id="1213" w:author="Nicholas Krapels" w:date="2020-08-15T13:40:00Z"/>
          <w:rFonts w:ascii="Times New Roman" w:hAnsi="Times New Roman" w:cs="Times New Roman"/>
          <w:b/>
          <w:color w:val="000000"/>
          <w:rPrChange w:id="1214" w:author="John Patrick Mullin" w:date="2020-07-06T10:45:00Z">
            <w:rPr>
              <w:ins w:id="1215" w:author="John Patrick Mullin" w:date="2020-07-06T10:19:00Z"/>
              <w:del w:id="1216" w:author="Nicholas Krapels" w:date="2020-08-15T13:40:00Z"/>
              <w:rFonts w:ascii="Arial" w:hAnsi="Arial" w:cs="Arial"/>
              <w:b/>
              <w:color w:val="000000"/>
            </w:rPr>
          </w:rPrChange>
        </w:rPr>
        <w:pPrChange w:id="1217" w:author="Nicholas Krapels" w:date="2020-08-15T13:40:00Z">
          <w:pPr>
            <w:pStyle w:val="PlainText"/>
          </w:pPr>
        </w:pPrChange>
      </w:pPr>
      <w:ins w:id="1218" w:author="John Patrick Mullin" w:date="2020-07-06T10:19:00Z">
        <w:del w:id="1219" w:author="Nicholas Krapels" w:date="2020-08-15T13:40:00Z">
          <w:r w:rsidRPr="00023D2C" w:rsidDel="00910937">
            <w:rPr>
              <w:rFonts w:ascii="Times New Roman" w:hAnsi="Times New Roman" w:cs="Times New Roman"/>
              <w:b/>
              <w:color w:val="000000"/>
              <w:rPrChange w:id="1220" w:author="John Patrick Mullin" w:date="2020-07-06T10:45:00Z">
                <w:rPr>
                  <w:rFonts w:ascii="Arial" w:hAnsi="Arial" w:cs="Arial"/>
                  <w:b/>
                  <w:color w:val="000000"/>
                </w:rPr>
              </w:rPrChange>
            </w:rPr>
            <w:delText>Acknowledgement</w:delText>
          </w:r>
        </w:del>
      </w:ins>
    </w:p>
    <w:p w14:paraId="35702E93" w14:textId="052A11BF" w:rsidR="00246680" w:rsidRPr="00023D2C" w:rsidDel="00910937" w:rsidRDefault="00246680" w:rsidP="00910937">
      <w:pPr>
        <w:pStyle w:val="Subtitle"/>
        <w:jc w:val="left"/>
        <w:rPr>
          <w:ins w:id="1221" w:author="John Patrick Mullin" w:date="2020-07-06T10:19:00Z"/>
          <w:del w:id="1222" w:author="Nicholas Krapels" w:date="2020-08-15T13:40:00Z"/>
          <w:rFonts w:ascii="Times New Roman" w:hAnsi="Times New Roman" w:cs="Times New Roman"/>
          <w:sz w:val="20"/>
          <w:rPrChange w:id="1223" w:author="John Patrick Mullin" w:date="2020-07-06T10:45:00Z">
            <w:rPr>
              <w:ins w:id="1224" w:author="John Patrick Mullin" w:date="2020-07-06T10:19:00Z"/>
              <w:del w:id="1225" w:author="Nicholas Krapels" w:date="2020-08-15T13:40:00Z"/>
              <w:rFonts w:cs="Arial"/>
              <w:sz w:val="20"/>
            </w:rPr>
          </w:rPrChange>
        </w:rPr>
        <w:pPrChange w:id="1226" w:author="Nicholas Krapels" w:date="2020-08-15T13:40:00Z">
          <w:pPr/>
        </w:pPrChange>
      </w:pPr>
    </w:p>
    <w:p w14:paraId="2BB78F73" w14:textId="6972161D" w:rsidR="00246680" w:rsidRPr="00023D2C" w:rsidDel="00910937" w:rsidRDefault="00246680" w:rsidP="00910937">
      <w:pPr>
        <w:pStyle w:val="Subtitle"/>
        <w:jc w:val="left"/>
        <w:rPr>
          <w:ins w:id="1227" w:author="John Patrick Mullin" w:date="2020-07-06T10:19:00Z"/>
          <w:del w:id="1228" w:author="Nicholas Krapels" w:date="2020-08-15T13:40:00Z"/>
          <w:rFonts w:ascii="Times New Roman" w:hAnsi="Times New Roman" w:cs="Times New Roman"/>
          <w:color w:val="000000"/>
          <w:sz w:val="20"/>
          <w:rPrChange w:id="1229" w:author="John Patrick Mullin" w:date="2020-07-06T10:45:00Z">
            <w:rPr>
              <w:ins w:id="1230" w:author="John Patrick Mullin" w:date="2020-07-06T10:19:00Z"/>
              <w:del w:id="1231" w:author="Nicholas Krapels" w:date="2020-08-15T13:40:00Z"/>
              <w:rFonts w:cs="Arial"/>
              <w:color w:val="000000"/>
              <w:sz w:val="20"/>
            </w:rPr>
          </w:rPrChange>
        </w:rPr>
        <w:pPrChange w:id="1232" w:author="Nicholas Krapels" w:date="2020-08-15T13:40:00Z">
          <w:pPr/>
        </w:pPrChange>
      </w:pPr>
      <w:ins w:id="1233" w:author="John Patrick Mullin" w:date="2020-07-06T10:19:00Z">
        <w:del w:id="1234" w:author="Nicholas Krapels" w:date="2020-08-15T13:40:00Z">
          <w:r w:rsidRPr="00023D2C" w:rsidDel="00910937">
            <w:rPr>
              <w:rFonts w:ascii="Times New Roman" w:hAnsi="Times New Roman" w:cs="Times New Roman"/>
              <w:color w:val="000000"/>
              <w:sz w:val="20"/>
              <w:rPrChange w:id="1235" w:author="John Patrick Mullin" w:date="2020-07-06T10:45:00Z">
                <w:rPr>
                  <w:rFonts w:cs="Arial"/>
                  <w:color w:val="000000"/>
                  <w:sz w:val="20"/>
                </w:rPr>
              </w:rPrChange>
            </w:rPr>
            <w:delText>I have read and fully understand the above contents and acknowledge, consent to and accept these terms voluntarily and freely.</w:delText>
          </w:r>
        </w:del>
      </w:ins>
    </w:p>
    <w:p w14:paraId="3C0704A5" w14:textId="58C75803" w:rsidR="00246680" w:rsidRPr="00023D2C" w:rsidDel="00910937" w:rsidRDefault="00246680" w:rsidP="00910937">
      <w:pPr>
        <w:pStyle w:val="Subtitle"/>
        <w:jc w:val="left"/>
        <w:rPr>
          <w:ins w:id="1236" w:author="John Patrick Mullin" w:date="2020-07-06T10:19:00Z"/>
          <w:del w:id="1237" w:author="Nicholas Krapels" w:date="2020-08-15T13:40:00Z"/>
          <w:rFonts w:ascii="Times New Roman" w:hAnsi="Times New Roman" w:cs="Times New Roman"/>
          <w:color w:val="000000"/>
          <w:sz w:val="20"/>
          <w:rPrChange w:id="1238" w:author="John Patrick Mullin" w:date="2020-07-06T10:45:00Z">
            <w:rPr>
              <w:ins w:id="1239" w:author="John Patrick Mullin" w:date="2020-07-06T10:19:00Z"/>
              <w:del w:id="1240" w:author="Nicholas Krapels" w:date="2020-08-15T13:40:00Z"/>
              <w:rFonts w:cs="Arial"/>
              <w:color w:val="000000"/>
              <w:sz w:val="20"/>
            </w:rPr>
          </w:rPrChange>
        </w:rPr>
        <w:pPrChange w:id="1241" w:author="Nicholas Krapels" w:date="2020-08-15T13:40:00Z">
          <w:pPr/>
        </w:pPrChange>
      </w:pPr>
    </w:p>
    <w:p w14:paraId="744A0DEC" w14:textId="72884021" w:rsidR="00246680" w:rsidRPr="00023D2C" w:rsidDel="00910937" w:rsidRDefault="00246680" w:rsidP="00910937">
      <w:pPr>
        <w:pStyle w:val="Subtitle"/>
        <w:jc w:val="left"/>
        <w:rPr>
          <w:ins w:id="1242" w:author="John Patrick Mullin" w:date="2020-07-06T10:19:00Z"/>
          <w:del w:id="1243" w:author="Nicholas Krapels" w:date="2020-08-15T13:40:00Z"/>
          <w:rFonts w:ascii="Times New Roman" w:hAnsi="Times New Roman" w:cs="Times New Roman"/>
          <w:color w:val="000000"/>
          <w:sz w:val="20"/>
          <w:rPrChange w:id="1244" w:author="John Patrick Mullin" w:date="2020-07-06T10:45:00Z">
            <w:rPr>
              <w:ins w:id="1245" w:author="John Patrick Mullin" w:date="2020-07-06T10:19:00Z"/>
              <w:del w:id="1246" w:author="Nicholas Krapels" w:date="2020-08-15T13:40:00Z"/>
              <w:rFonts w:cs="Arial"/>
              <w:color w:val="000000"/>
              <w:sz w:val="20"/>
            </w:rPr>
          </w:rPrChange>
        </w:rPr>
        <w:pPrChange w:id="1247" w:author="Nicholas Krapels" w:date="2020-08-15T13:40:00Z">
          <w:pPr/>
        </w:pPrChange>
      </w:pPr>
    </w:p>
    <w:p w14:paraId="58050AB9" w14:textId="70113868" w:rsidR="00246680" w:rsidRPr="00023D2C" w:rsidDel="00910937" w:rsidRDefault="00246680" w:rsidP="00910937">
      <w:pPr>
        <w:pStyle w:val="Subtitle"/>
        <w:jc w:val="left"/>
        <w:rPr>
          <w:ins w:id="1248" w:author="John Patrick Mullin" w:date="2020-07-06T10:19:00Z"/>
          <w:del w:id="1249" w:author="Nicholas Krapels" w:date="2020-08-15T13:40:00Z"/>
          <w:rFonts w:ascii="Times New Roman" w:hAnsi="Times New Roman" w:cs="Times New Roman"/>
          <w:color w:val="000000"/>
          <w:sz w:val="20"/>
          <w:rPrChange w:id="1250" w:author="John Patrick Mullin" w:date="2020-07-06T10:45:00Z">
            <w:rPr>
              <w:ins w:id="1251" w:author="John Patrick Mullin" w:date="2020-07-06T10:19:00Z"/>
              <w:del w:id="1252" w:author="Nicholas Krapels" w:date="2020-08-15T13:40:00Z"/>
              <w:rFonts w:cs="Arial"/>
              <w:color w:val="000000"/>
              <w:sz w:val="20"/>
            </w:rPr>
          </w:rPrChange>
        </w:rPr>
        <w:pPrChange w:id="1253" w:author="Nicholas Krapels" w:date="2020-08-15T13:40:00Z">
          <w:pPr/>
        </w:pPrChange>
      </w:pPr>
    </w:p>
    <w:p w14:paraId="54793BF0" w14:textId="5FFB3E42" w:rsidR="00246680" w:rsidRPr="00023D2C" w:rsidDel="00910937" w:rsidRDefault="00246680" w:rsidP="00910937">
      <w:pPr>
        <w:pStyle w:val="Subtitle"/>
        <w:jc w:val="left"/>
        <w:rPr>
          <w:ins w:id="1254" w:author="John Patrick Mullin" w:date="2020-07-06T10:19:00Z"/>
          <w:del w:id="1255" w:author="Nicholas Krapels" w:date="2020-08-15T13:40:00Z"/>
          <w:rFonts w:ascii="Times New Roman" w:hAnsi="Times New Roman" w:cs="Times New Roman"/>
          <w:color w:val="000000"/>
          <w:sz w:val="20"/>
          <w:rPrChange w:id="1256" w:author="John Patrick Mullin" w:date="2020-07-06T10:45:00Z">
            <w:rPr>
              <w:ins w:id="1257" w:author="John Patrick Mullin" w:date="2020-07-06T10:19:00Z"/>
              <w:del w:id="1258" w:author="Nicholas Krapels" w:date="2020-08-15T13:40:00Z"/>
              <w:rFonts w:cs="Arial"/>
              <w:color w:val="000000"/>
              <w:sz w:val="20"/>
            </w:rPr>
          </w:rPrChange>
        </w:rPr>
        <w:pPrChange w:id="1259" w:author="Nicholas Krapels" w:date="2020-08-15T13:40:00Z">
          <w:pPr/>
        </w:pPrChange>
      </w:pPr>
    </w:p>
    <w:p w14:paraId="49FD5322" w14:textId="6E38B294" w:rsidR="00246680" w:rsidRPr="00023D2C" w:rsidDel="00910937" w:rsidRDefault="00246680" w:rsidP="00910937">
      <w:pPr>
        <w:pStyle w:val="Subtitle"/>
        <w:jc w:val="left"/>
        <w:rPr>
          <w:ins w:id="1260" w:author="John Patrick Mullin" w:date="2020-07-06T10:19:00Z"/>
          <w:del w:id="1261" w:author="Nicholas Krapels" w:date="2020-08-15T13:40:00Z"/>
          <w:rFonts w:ascii="Times New Roman" w:hAnsi="Times New Roman" w:cs="Times New Roman"/>
          <w:color w:val="000000"/>
          <w:sz w:val="20"/>
          <w:rPrChange w:id="1262" w:author="John Patrick Mullin" w:date="2020-07-06T10:45:00Z">
            <w:rPr>
              <w:ins w:id="1263" w:author="John Patrick Mullin" w:date="2020-07-06T10:19:00Z"/>
              <w:del w:id="1264" w:author="Nicholas Krapels" w:date="2020-08-15T13:40:00Z"/>
              <w:rFonts w:cs="Arial"/>
              <w:color w:val="000000"/>
              <w:sz w:val="20"/>
            </w:rPr>
          </w:rPrChange>
        </w:rPr>
        <w:pPrChange w:id="1265" w:author="Nicholas Krapels" w:date="2020-08-15T13:40:00Z">
          <w:pPr/>
        </w:pPrChange>
      </w:pPr>
      <w:ins w:id="1266" w:author="John Patrick Mullin" w:date="2020-07-06T10:19:00Z">
        <w:del w:id="1267" w:author="Nicholas Krapels" w:date="2020-08-15T13:40:00Z">
          <w:r w:rsidRPr="00023D2C" w:rsidDel="00910937">
            <w:rPr>
              <w:rFonts w:ascii="Times New Roman" w:hAnsi="Times New Roman" w:cs="Times New Roman"/>
              <w:color w:val="000000"/>
              <w:sz w:val="20"/>
              <w:rPrChange w:id="1268" w:author="John Patrick Mullin" w:date="2020-07-06T10:45:00Z">
                <w:rPr>
                  <w:rFonts w:cs="Arial"/>
                  <w:color w:val="000000"/>
                  <w:sz w:val="20"/>
                </w:rPr>
              </w:rPrChange>
            </w:rPr>
            <w:delText>………………………………………</w:delText>
          </w:r>
          <w:r w:rsidRPr="00023D2C" w:rsidDel="00910937">
            <w:rPr>
              <w:rFonts w:ascii="Times New Roman" w:hAnsi="Times New Roman" w:cs="Times New Roman"/>
              <w:color w:val="000000"/>
              <w:sz w:val="20"/>
              <w:rPrChange w:id="1269" w:author="John Patrick Mullin" w:date="2020-07-06T10:45:00Z">
                <w:rPr>
                  <w:rFonts w:cs="Arial"/>
                  <w:color w:val="000000"/>
                  <w:sz w:val="20"/>
                </w:rPr>
              </w:rPrChange>
            </w:rPr>
            <w:tab/>
          </w:r>
          <w:r w:rsidRPr="00023D2C" w:rsidDel="00910937">
            <w:rPr>
              <w:rFonts w:ascii="Times New Roman" w:hAnsi="Times New Roman" w:cs="Times New Roman"/>
              <w:color w:val="000000"/>
              <w:sz w:val="20"/>
              <w:rPrChange w:id="1270" w:author="John Patrick Mullin" w:date="2020-07-06T10:45:00Z">
                <w:rPr>
                  <w:rFonts w:cs="Arial"/>
                  <w:color w:val="000000"/>
                  <w:sz w:val="20"/>
                </w:rPr>
              </w:rPrChange>
            </w:rPr>
            <w:tab/>
            <w:delText>………………………………………</w:delText>
          </w:r>
        </w:del>
      </w:ins>
    </w:p>
    <w:p w14:paraId="166B1D3D" w14:textId="5FB84354" w:rsidR="00246680" w:rsidRPr="00023D2C" w:rsidDel="00910937" w:rsidRDefault="00246680" w:rsidP="00910937">
      <w:pPr>
        <w:pStyle w:val="Subtitle"/>
        <w:jc w:val="left"/>
        <w:rPr>
          <w:ins w:id="1271" w:author="John Patrick Mullin" w:date="2020-07-06T10:19:00Z"/>
          <w:del w:id="1272" w:author="Nicholas Krapels" w:date="2020-08-15T13:40:00Z"/>
          <w:rFonts w:ascii="Times New Roman" w:hAnsi="Times New Roman" w:cs="Times New Roman"/>
          <w:color w:val="000000"/>
          <w:sz w:val="20"/>
          <w:rPrChange w:id="1273" w:author="John Patrick Mullin" w:date="2020-07-06T10:45:00Z">
            <w:rPr>
              <w:ins w:id="1274" w:author="John Patrick Mullin" w:date="2020-07-06T10:19:00Z"/>
              <w:del w:id="1275" w:author="Nicholas Krapels" w:date="2020-08-15T13:40:00Z"/>
              <w:rFonts w:cs="Arial"/>
              <w:color w:val="000000"/>
              <w:sz w:val="20"/>
            </w:rPr>
          </w:rPrChange>
        </w:rPr>
        <w:pPrChange w:id="1276" w:author="Nicholas Krapels" w:date="2020-08-15T13:40:00Z">
          <w:pPr/>
        </w:pPrChange>
      </w:pPr>
      <w:ins w:id="1277" w:author="John Patrick Mullin" w:date="2020-07-06T10:19:00Z">
        <w:del w:id="1278" w:author="Nicholas Krapels" w:date="2020-08-15T13:40:00Z">
          <w:r w:rsidRPr="00023D2C" w:rsidDel="00910937">
            <w:rPr>
              <w:rFonts w:ascii="Times New Roman" w:hAnsi="Times New Roman" w:cs="Times New Roman"/>
              <w:color w:val="000000"/>
              <w:sz w:val="20"/>
              <w:rPrChange w:id="1279" w:author="John Patrick Mullin" w:date="2020-07-06T10:45:00Z">
                <w:rPr>
                  <w:rFonts w:cs="Arial"/>
                  <w:color w:val="000000"/>
                  <w:sz w:val="20"/>
                </w:rPr>
              </w:rPrChange>
            </w:rPr>
            <w:delText>Name</w:delText>
          </w:r>
          <w:r w:rsidRPr="00023D2C" w:rsidDel="00910937">
            <w:rPr>
              <w:rFonts w:ascii="Times New Roman" w:hAnsi="Times New Roman" w:cs="Times New Roman"/>
              <w:color w:val="000000"/>
              <w:sz w:val="20"/>
              <w:rPrChange w:id="1280" w:author="John Patrick Mullin" w:date="2020-07-06T10:45:00Z">
                <w:rPr>
                  <w:rFonts w:cs="Arial"/>
                  <w:color w:val="000000"/>
                  <w:sz w:val="20"/>
                </w:rPr>
              </w:rPrChange>
            </w:rPr>
            <w:tab/>
          </w:r>
          <w:r w:rsidRPr="00023D2C" w:rsidDel="00910937">
            <w:rPr>
              <w:rFonts w:ascii="Times New Roman" w:hAnsi="Times New Roman" w:cs="Times New Roman"/>
              <w:color w:val="000000"/>
              <w:sz w:val="20"/>
              <w:rPrChange w:id="1281" w:author="John Patrick Mullin" w:date="2020-07-06T10:45:00Z">
                <w:rPr>
                  <w:rFonts w:cs="Arial"/>
                  <w:color w:val="000000"/>
                  <w:sz w:val="20"/>
                </w:rPr>
              </w:rPrChange>
            </w:rPr>
            <w:tab/>
          </w:r>
          <w:r w:rsidRPr="00023D2C" w:rsidDel="00910937">
            <w:rPr>
              <w:rFonts w:ascii="Times New Roman" w:hAnsi="Times New Roman" w:cs="Times New Roman"/>
              <w:color w:val="000000"/>
              <w:sz w:val="20"/>
              <w:rPrChange w:id="1282" w:author="John Patrick Mullin" w:date="2020-07-06T10:45:00Z">
                <w:rPr>
                  <w:rFonts w:cs="Arial"/>
                  <w:color w:val="000000"/>
                  <w:sz w:val="20"/>
                </w:rPr>
              </w:rPrChange>
            </w:rPr>
            <w:tab/>
          </w:r>
          <w:r w:rsidRPr="00023D2C" w:rsidDel="00910937">
            <w:rPr>
              <w:rFonts w:ascii="Times New Roman" w:hAnsi="Times New Roman" w:cs="Times New Roman"/>
              <w:color w:val="000000"/>
              <w:sz w:val="20"/>
              <w:rPrChange w:id="1283" w:author="John Patrick Mullin" w:date="2020-07-06T10:45:00Z">
                <w:rPr>
                  <w:rFonts w:cs="Arial"/>
                  <w:color w:val="000000"/>
                  <w:sz w:val="20"/>
                </w:rPr>
              </w:rPrChange>
            </w:rPr>
            <w:tab/>
          </w:r>
          <w:r w:rsidRPr="00023D2C" w:rsidDel="00910937">
            <w:rPr>
              <w:rFonts w:ascii="Times New Roman" w:hAnsi="Times New Roman" w:cs="Times New Roman"/>
              <w:color w:val="000000"/>
              <w:sz w:val="20"/>
              <w:rPrChange w:id="1284" w:author="John Patrick Mullin" w:date="2020-07-06T10:45:00Z">
                <w:rPr>
                  <w:rFonts w:cs="Arial"/>
                  <w:color w:val="000000"/>
                  <w:sz w:val="20"/>
                </w:rPr>
              </w:rPrChange>
            </w:rPr>
            <w:tab/>
            <w:delText>Signature</w:delText>
          </w:r>
        </w:del>
      </w:ins>
    </w:p>
    <w:p w14:paraId="264D777E" w14:textId="3AFBCC13" w:rsidR="00246680" w:rsidRPr="00023D2C" w:rsidDel="00910937" w:rsidRDefault="00246680" w:rsidP="00910937">
      <w:pPr>
        <w:pStyle w:val="Subtitle"/>
        <w:jc w:val="left"/>
        <w:rPr>
          <w:ins w:id="1285" w:author="John Patrick Mullin" w:date="2020-07-06T10:19:00Z"/>
          <w:del w:id="1286" w:author="Nicholas Krapels" w:date="2020-08-15T13:40:00Z"/>
          <w:rFonts w:ascii="Times New Roman" w:hAnsi="Times New Roman" w:cs="Times New Roman"/>
          <w:color w:val="000000"/>
          <w:sz w:val="20"/>
          <w:rPrChange w:id="1287" w:author="John Patrick Mullin" w:date="2020-07-06T10:45:00Z">
            <w:rPr>
              <w:ins w:id="1288" w:author="John Patrick Mullin" w:date="2020-07-06T10:19:00Z"/>
              <w:del w:id="1289" w:author="Nicholas Krapels" w:date="2020-08-15T13:40:00Z"/>
              <w:rFonts w:cs="Arial"/>
              <w:color w:val="000000"/>
              <w:sz w:val="20"/>
            </w:rPr>
          </w:rPrChange>
        </w:rPr>
        <w:pPrChange w:id="1290" w:author="Nicholas Krapels" w:date="2020-08-15T13:40:00Z">
          <w:pPr/>
        </w:pPrChange>
      </w:pPr>
    </w:p>
    <w:p w14:paraId="04EDD772" w14:textId="2EEB5170" w:rsidR="00246680" w:rsidRPr="00023D2C" w:rsidDel="00910937" w:rsidRDefault="00246680" w:rsidP="00910937">
      <w:pPr>
        <w:pStyle w:val="Subtitle"/>
        <w:jc w:val="left"/>
        <w:rPr>
          <w:ins w:id="1291" w:author="John Patrick Mullin" w:date="2020-07-06T10:19:00Z"/>
          <w:del w:id="1292" w:author="Nicholas Krapels" w:date="2020-08-15T13:40:00Z"/>
          <w:rFonts w:ascii="Times New Roman" w:hAnsi="Times New Roman" w:cs="Times New Roman"/>
          <w:color w:val="000000"/>
          <w:sz w:val="20"/>
          <w:rPrChange w:id="1293" w:author="John Patrick Mullin" w:date="2020-07-06T10:45:00Z">
            <w:rPr>
              <w:ins w:id="1294" w:author="John Patrick Mullin" w:date="2020-07-06T10:19:00Z"/>
              <w:del w:id="1295" w:author="Nicholas Krapels" w:date="2020-08-15T13:40:00Z"/>
              <w:rFonts w:cs="Arial"/>
              <w:color w:val="000000"/>
              <w:sz w:val="20"/>
            </w:rPr>
          </w:rPrChange>
        </w:rPr>
        <w:pPrChange w:id="1296" w:author="Nicholas Krapels" w:date="2020-08-15T13:40:00Z">
          <w:pPr/>
        </w:pPrChange>
      </w:pPr>
    </w:p>
    <w:p w14:paraId="336EEC82" w14:textId="578CAD3D" w:rsidR="00246680" w:rsidRPr="00023D2C" w:rsidDel="00910937" w:rsidRDefault="00246680" w:rsidP="00910937">
      <w:pPr>
        <w:pStyle w:val="Subtitle"/>
        <w:jc w:val="left"/>
        <w:rPr>
          <w:ins w:id="1297" w:author="John Patrick Mullin" w:date="2020-07-06T10:19:00Z"/>
          <w:del w:id="1298" w:author="Nicholas Krapels" w:date="2020-08-15T13:40:00Z"/>
          <w:rFonts w:ascii="Times New Roman" w:hAnsi="Times New Roman" w:cs="Times New Roman"/>
          <w:color w:val="000000"/>
          <w:sz w:val="20"/>
          <w:rPrChange w:id="1299" w:author="John Patrick Mullin" w:date="2020-07-06T10:45:00Z">
            <w:rPr>
              <w:ins w:id="1300" w:author="John Patrick Mullin" w:date="2020-07-06T10:19:00Z"/>
              <w:del w:id="1301" w:author="Nicholas Krapels" w:date="2020-08-15T13:40:00Z"/>
              <w:rFonts w:cs="Arial"/>
              <w:color w:val="000000"/>
              <w:sz w:val="20"/>
            </w:rPr>
          </w:rPrChange>
        </w:rPr>
        <w:pPrChange w:id="1302" w:author="Nicholas Krapels" w:date="2020-08-15T13:40:00Z">
          <w:pPr/>
        </w:pPrChange>
      </w:pPr>
      <w:ins w:id="1303" w:author="John Patrick Mullin" w:date="2020-07-06T10:19:00Z">
        <w:del w:id="1304" w:author="Nicholas Krapels" w:date="2020-08-15T13:40:00Z">
          <w:r w:rsidRPr="00023D2C" w:rsidDel="00910937">
            <w:rPr>
              <w:rFonts w:ascii="Times New Roman" w:hAnsi="Times New Roman" w:cs="Times New Roman"/>
              <w:color w:val="000000"/>
              <w:sz w:val="20"/>
              <w:rPrChange w:id="1305" w:author="John Patrick Mullin" w:date="2020-07-06T10:45:00Z">
                <w:rPr>
                  <w:rFonts w:cs="Arial"/>
                  <w:color w:val="000000"/>
                  <w:sz w:val="20"/>
                </w:rPr>
              </w:rPrChange>
            </w:rPr>
            <w:delText>………………………………………</w:delText>
          </w:r>
        </w:del>
      </w:ins>
    </w:p>
    <w:p w14:paraId="417404A1" w14:textId="60C5B9DD" w:rsidR="00246680" w:rsidRPr="00023D2C" w:rsidDel="00910937" w:rsidRDefault="00246680" w:rsidP="00910937">
      <w:pPr>
        <w:pStyle w:val="Subtitle"/>
        <w:jc w:val="left"/>
        <w:rPr>
          <w:ins w:id="1306" w:author="John Patrick Mullin" w:date="2020-07-06T10:19:00Z"/>
          <w:del w:id="1307" w:author="Nicholas Krapels" w:date="2020-08-15T13:40:00Z"/>
          <w:rFonts w:ascii="Times New Roman" w:hAnsi="Times New Roman" w:cs="Times New Roman"/>
          <w:color w:val="000000"/>
          <w:sz w:val="20"/>
          <w:rPrChange w:id="1308" w:author="John Patrick Mullin" w:date="2020-07-06T10:45:00Z">
            <w:rPr>
              <w:ins w:id="1309" w:author="John Patrick Mullin" w:date="2020-07-06T10:19:00Z"/>
              <w:del w:id="1310" w:author="Nicholas Krapels" w:date="2020-08-15T13:40:00Z"/>
              <w:rFonts w:cs="Arial"/>
              <w:color w:val="000000"/>
              <w:sz w:val="20"/>
            </w:rPr>
          </w:rPrChange>
        </w:rPr>
        <w:pPrChange w:id="1311" w:author="Nicholas Krapels" w:date="2020-08-15T13:40:00Z">
          <w:pPr/>
        </w:pPrChange>
      </w:pPr>
      <w:ins w:id="1312" w:author="John Patrick Mullin" w:date="2020-07-06T10:19:00Z">
        <w:del w:id="1313" w:author="Nicholas Krapels" w:date="2020-08-15T13:40:00Z">
          <w:r w:rsidRPr="00023D2C" w:rsidDel="00910937">
            <w:rPr>
              <w:rFonts w:ascii="Times New Roman" w:hAnsi="Times New Roman" w:cs="Times New Roman"/>
              <w:color w:val="000000"/>
              <w:sz w:val="20"/>
              <w:rPrChange w:id="1314" w:author="John Patrick Mullin" w:date="2020-07-06T10:45:00Z">
                <w:rPr>
                  <w:rFonts w:cs="Arial"/>
                  <w:color w:val="000000"/>
                  <w:sz w:val="20"/>
                </w:rPr>
              </w:rPrChange>
            </w:rPr>
            <w:delText>Date</w:delText>
          </w:r>
        </w:del>
      </w:ins>
    </w:p>
    <w:p w14:paraId="1AE26051" w14:textId="1C782B07" w:rsidR="00246680" w:rsidRPr="00023D2C" w:rsidDel="00910937" w:rsidRDefault="00246680" w:rsidP="00910937">
      <w:pPr>
        <w:pStyle w:val="Subtitle"/>
        <w:jc w:val="left"/>
        <w:rPr>
          <w:ins w:id="1315" w:author="John Patrick Mullin" w:date="2020-07-06T10:19:00Z"/>
          <w:del w:id="1316" w:author="Nicholas Krapels" w:date="2020-08-15T13:40:00Z"/>
          <w:rFonts w:ascii="Times New Roman" w:hAnsi="Times New Roman" w:cs="Times New Roman"/>
          <w:sz w:val="20"/>
          <w:rPrChange w:id="1317" w:author="John Patrick Mullin" w:date="2020-07-06T10:45:00Z">
            <w:rPr>
              <w:ins w:id="1318" w:author="John Patrick Mullin" w:date="2020-07-06T10:19:00Z"/>
              <w:del w:id="1319" w:author="Nicholas Krapels" w:date="2020-08-15T13:40:00Z"/>
              <w:rFonts w:cs="Arial"/>
              <w:sz w:val="20"/>
            </w:rPr>
          </w:rPrChange>
        </w:rPr>
        <w:pPrChange w:id="1320" w:author="Nicholas Krapels" w:date="2020-08-15T13:40:00Z">
          <w:pPr/>
        </w:pPrChange>
      </w:pPr>
    </w:p>
    <w:p w14:paraId="13B2A888" w14:textId="13946C0C" w:rsidR="006E1A35" w:rsidRPr="00023D2C" w:rsidDel="00910937" w:rsidRDefault="006E1A35">
      <w:pPr>
        <w:pStyle w:val="a"/>
        <w:rPr>
          <w:del w:id="1321" w:author="Nicholas Krapels" w:date="2020-08-15T13:40:00Z"/>
          <w:rFonts w:ascii="Times New Roman" w:hAnsi="Times New Roman" w:cs="Times New Roman"/>
          <w:b/>
          <w:bCs/>
          <w:sz w:val="24"/>
          <w:szCs w:val="24"/>
          <w:rPrChange w:id="1322" w:author="John Patrick Mullin" w:date="2020-07-06T10:45:00Z">
            <w:rPr>
              <w:del w:id="1323" w:author="Nicholas Krapels" w:date="2020-08-15T13:40:00Z"/>
              <w:b/>
              <w:bCs/>
              <w:sz w:val="24"/>
              <w:szCs w:val="24"/>
            </w:rPr>
          </w:rPrChange>
        </w:rPr>
      </w:pPr>
      <w:del w:id="1324" w:author="Nicholas Krapels" w:date="2020-08-15T13:40:00Z">
        <w:r w:rsidRPr="00023D2C" w:rsidDel="00910937">
          <w:rPr>
            <w:rFonts w:ascii="Times New Roman" w:hAnsi="Times New Roman" w:cs="Times New Roman"/>
            <w:b/>
            <w:bCs/>
            <w:sz w:val="24"/>
            <w:szCs w:val="24"/>
            <w:rPrChange w:id="1325" w:author="John Patrick Mullin" w:date="2020-07-06T10:45:00Z">
              <w:rPr>
                <w:b/>
                <w:bCs/>
                <w:sz w:val="24"/>
                <w:szCs w:val="24"/>
              </w:rPr>
            </w:rPrChange>
          </w:rPr>
          <w:delText>Introducing MANTRA</w:delText>
        </w:r>
      </w:del>
      <w:ins w:id="1326" w:author="James Anderson" w:date="2020-06-29T15:17:00Z">
        <w:del w:id="1327" w:author="Nicholas Krapels" w:date="2020-08-15T13:40:00Z">
          <w:r w:rsidR="001328F8" w:rsidRPr="00023D2C" w:rsidDel="00910937">
            <w:rPr>
              <w:rFonts w:ascii="Times New Roman" w:hAnsi="Times New Roman" w:cs="Times New Roman"/>
              <w:b/>
              <w:bCs/>
              <w:sz w:val="24"/>
              <w:szCs w:val="24"/>
              <w:rPrChange w:id="1328" w:author="John Patrick Mullin" w:date="2020-07-06T10:45:00Z">
                <w:rPr>
                  <w:b/>
                  <w:bCs/>
                  <w:sz w:val="24"/>
                  <w:szCs w:val="24"/>
                </w:rPr>
              </w:rPrChange>
            </w:rPr>
            <w:delText>MANTRA</w:delText>
          </w:r>
        </w:del>
      </w:ins>
      <w:del w:id="1329" w:author="Nicholas Krapels" w:date="2020-08-15T13:40:00Z">
        <w:r w:rsidRPr="00023D2C" w:rsidDel="00910937">
          <w:rPr>
            <w:rFonts w:ascii="Times New Roman" w:hAnsi="Times New Roman" w:cs="Times New Roman"/>
            <w:b/>
            <w:bCs/>
            <w:sz w:val="24"/>
            <w:szCs w:val="24"/>
            <w:rPrChange w:id="1330" w:author="John Patrick Mullin" w:date="2020-07-06T10:45:00Z">
              <w:rPr>
                <w:b/>
                <w:bCs/>
                <w:sz w:val="24"/>
                <w:szCs w:val="24"/>
              </w:rPr>
            </w:rPrChange>
          </w:rPr>
          <w:delText xml:space="preserve"> DAO</w:delText>
        </w:r>
      </w:del>
      <w:ins w:id="1331" w:author="James Anderson" w:date="2020-06-29T15:17:00Z">
        <w:del w:id="1332" w:author="Nicholas Krapels" w:date="2020-08-15T13:40:00Z">
          <w:r w:rsidR="001328F8" w:rsidRPr="00023D2C" w:rsidDel="00910937">
            <w:rPr>
              <w:rFonts w:ascii="Times New Roman" w:hAnsi="Times New Roman" w:cs="Times New Roman"/>
              <w:b/>
              <w:bCs/>
              <w:sz w:val="24"/>
              <w:szCs w:val="24"/>
              <w:rPrChange w:id="1333" w:author="John Patrick Mullin" w:date="2020-07-06T10:45:00Z">
                <w:rPr>
                  <w:b/>
                  <w:bCs/>
                  <w:sz w:val="24"/>
                  <w:szCs w:val="24"/>
                </w:rPr>
              </w:rPrChange>
            </w:rPr>
            <w:delText>DAO</w:delText>
          </w:r>
        </w:del>
      </w:ins>
      <w:del w:id="1334" w:author="Nicholas Krapels" w:date="2020-08-15T13:40:00Z">
        <w:r w:rsidRPr="00023D2C" w:rsidDel="00910937">
          <w:rPr>
            <w:rFonts w:ascii="Times New Roman" w:hAnsi="Times New Roman" w:cs="Times New Roman"/>
            <w:b/>
            <w:bCs/>
            <w:sz w:val="24"/>
            <w:szCs w:val="24"/>
            <w:rPrChange w:id="1335" w:author="John Patrick Mullin" w:date="2020-07-06T10:45:00Z">
              <w:rPr>
                <w:b/>
                <w:bCs/>
                <w:sz w:val="24"/>
                <w:szCs w:val="24"/>
              </w:rPr>
            </w:rPrChange>
          </w:rPr>
          <w:delText>, the Community Governed DeFi Platform.</w:delText>
        </w:r>
      </w:del>
    </w:p>
    <w:p w14:paraId="0367C3C9" w14:textId="4001D72F" w:rsidR="00EA79EC" w:rsidRPr="00023D2C" w:rsidDel="00910937" w:rsidRDefault="00EA79EC">
      <w:pPr>
        <w:pStyle w:val="a"/>
        <w:rPr>
          <w:del w:id="1336" w:author="Nicholas Krapels" w:date="2020-08-15T13:40:00Z"/>
          <w:rFonts w:ascii="Times New Roman" w:hAnsi="Times New Roman" w:cs="Times New Roman"/>
          <w:sz w:val="24"/>
          <w:szCs w:val="24"/>
          <w:rPrChange w:id="1337" w:author="John Patrick Mullin" w:date="2020-07-06T10:45:00Z">
            <w:rPr>
              <w:del w:id="1338" w:author="Nicholas Krapels" w:date="2020-08-15T13:40:00Z"/>
              <w:sz w:val="24"/>
              <w:szCs w:val="24"/>
            </w:rPr>
          </w:rPrChange>
        </w:rPr>
      </w:pPr>
    </w:p>
    <w:p w14:paraId="20D5AB6F" w14:textId="7E2570C9" w:rsidR="006E1A35" w:rsidRPr="00023D2C" w:rsidDel="00910937" w:rsidRDefault="006E1A35" w:rsidP="006E1A35">
      <w:pPr>
        <w:pStyle w:val="NormalWeb"/>
        <w:shd w:val="clear" w:color="auto" w:fill="FFFFFF"/>
        <w:spacing w:before="0" w:beforeAutospacing="0"/>
        <w:rPr>
          <w:del w:id="1339" w:author="Nicholas Krapels" w:date="2020-08-15T13:40:00Z"/>
          <w:rFonts w:eastAsia="Microsoft YaHei"/>
          <w:rPrChange w:id="1340" w:author="John Patrick Mullin" w:date="2020-07-06T10:45:00Z">
            <w:rPr>
              <w:del w:id="1341" w:author="Nicholas Krapels" w:date="2020-08-15T13:40:00Z"/>
              <w:rFonts w:ascii="Microsoft YaHei" w:eastAsia="Microsoft YaHei" w:hAnsi="Microsoft YaHei" w:cs="Microsoft YaHei"/>
            </w:rPr>
          </w:rPrChange>
        </w:rPr>
      </w:pPr>
      <w:del w:id="1342" w:author="Nicholas Krapels" w:date="2020-08-15T13:40:00Z">
        <w:r w:rsidRPr="00023D2C" w:rsidDel="00910937">
          <w:delText>One of the key themes of 2020 has been the rise of decentralized finance, (DeFi), a new type of finance that runs on trustless protocols that remove the need for intermediaries.</w:delText>
        </w:r>
      </w:del>
    </w:p>
    <w:p w14:paraId="73B90E65" w14:textId="1A2D5C13" w:rsidR="006E1A35" w:rsidRPr="00023D2C" w:rsidDel="00910937" w:rsidRDefault="006E1A35" w:rsidP="006E1A35">
      <w:pPr>
        <w:pStyle w:val="NormalWeb"/>
        <w:shd w:val="clear" w:color="auto" w:fill="FFFFFF"/>
        <w:spacing w:before="0" w:beforeAutospacing="0"/>
        <w:rPr>
          <w:del w:id="1343" w:author="Nicholas Krapels" w:date="2020-08-15T13:40:00Z"/>
          <w:rFonts w:eastAsia="Microsoft YaHei"/>
          <w:rPrChange w:id="1344" w:author="John Patrick Mullin" w:date="2020-07-06T10:45:00Z">
            <w:rPr>
              <w:del w:id="1345" w:author="Nicholas Krapels" w:date="2020-08-15T13:40:00Z"/>
              <w:rFonts w:ascii="Microsoft YaHei" w:eastAsia="Microsoft YaHei" w:hAnsi="Microsoft YaHei" w:cs="Microsoft YaHei"/>
            </w:rPr>
          </w:rPrChange>
        </w:rPr>
      </w:pPr>
      <w:del w:id="1346" w:author="Nicholas Krapels" w:date="2020-08-15T13:40:00Z">
        <w:r w:rsidRPr="00023D2C" w:rsidDel="00910937">
          <w:delText xml:space="preserve">The value of crypto assets locked in DeFi protocols has grown from $293 million at the start of January to over $1.6 billion in June 2020. Most recently, one of the driving forces of this surge has been the Compound </w:delText>
        </w:r>
        <w:r w:rsidR="003679CF" w:rsidRPr="00023D2C" w:rsidDel="00910937">
          <w:delText>lending protocol</w:delText>
        </w:r>
      </w:del>
      <w:ins w:id="1347" w:author="James Anderson" w:date="2020-06-29T15:11:00Z">
        <w:del w:id="1348" w:author="Nicholas Krapels" w:date="2020-08-15T13:40:00Z">
          <w:r w:rsidR="001328F8" w:rsidRPr="00023D2C" w:rsidDel="00910937">
            <w:delText>,</w:delText>
          </w:r>
        </w:del>
      </w:ins>
      <w:del w:id="1349" w:author="Nicholas Krapels" w:date="2020-08-15T13:40:00Z">
        <w:r w:rsidR="003679CF" w:rsidRPr="00023D2C" w:rsidDel="00910937">
          <w:delText xml:space="preserve"> which </w:delText>
        </w:r>
      </w:del>
      <w:ins w:id="1350" w:author="James Anderson" w:date="2020-06-29T15:11:00Z">
        <w:del w:id="1351" w:author="Nicholas Krapels" w:date="2020-08-15T13:40:00Z">
          <w:r w:rsidR="001328F8" w:rsidRPr="00023D2C" w:rsidDel="00910937">
            <w:delText xml:space="preserve">whose </w:delText>
          </w:r>
        </w:del>
      </w:ins>
      <w:del w:id="1352" w:author="Nicholas Krapels" w:date="2020-08-15T13:40:00Z">
        <w:r w:rsidR="003679CF" w:rsidRPr="00023D2C" w:rsidDel="00910937">
          <w:delText>native token COMP was released on exchanges earlier this month.</w:delText>
        </w:r>
      </w:del>
    </w:p>
    <w:p w14:paraId="1B40482E" w14:textId="42AC988E" w:rsidR="00EA79EC" w:rsidRPr="00023D2C" w:rsidDel="00910937" w:rsidRDefault="00154AE9">
      <w:pPr>
        <w:pStyle w:val="a"/>
        <w:rPr>
          <w:del w:id="1353" w:author="Nicholas Krapels" w:date="2020-08-15T13:40:00Z"/>
          <w:rFonts w:ascii="Times New Roman" w:hAnsi="Times New Roman" w:cs="Times New Roman"/>
          <w:rPrChange w:id="1354" w:author="John Patrick Mullin" w:date="2020-07-06T10:45:00Z">
            <w:rPr>
              <w:del w:id="1355" w:author="Nicholas Krapels" w:date="2020-08-15T13:40:00Z"/>
            </w:rPr>
          </w:rPrChange>
        </w:rPr>
      </w:pPr>
      <w:del w:id="1356" w:author="Nicholas Krapels" w:date="2020-08-15T13:40:00Z">
        <w:r w:rsidRPr="00023D2C" w:rsidDel="00910937">
          <w:rPr>
            <w:rFonts w:ascii="Times New Roman" w:hAnsi="Times New Roman" w:cs="Times New Roman"/>
            <w:noProof/>
            <w:rPrChange w:id="1357" w:author="John Patrick Mullin" w:date="2020-07-06T10:45:00Z">
              <w:rPr>
                <w:noProof/>
              </w:rPr>
            </w:rPrChange>
          </w:rPr>
          <w:drawing>
            <wp:inline distT="0" distB="0" distL="0" distR="0" wp14:anchorId="620D7293" wp14:editId="38F15C07">
              <wp:extent cx="5216017" cy="346083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10"/>
                      <a:stretch>
                        <a:fillRect/>
                      </a:stretch>
                    </pic:blipFill>
                    <pic:spPr>
                      <a:xfrm>
                        <a:off x="0" y="0"/>
                        <a:ext cx="5216017" cy="3460838"/>
                      </a:xfrm>
                      <a:prstGeom prst="rect">
                        <a:avLst/>
                      </a:prstGeom>
                    </pic:spPr>
                  </pic:pic>
                </a:graphicData>
              </a:graphic>
            </wp:inline>
          </w:drawing>
        </w:r>
      </w:del>
    </w:p>
    <w:p w14:paraId="2A3BCF94" w14:textId="0DFB1FEC" w:rsidR="00EA79EC" w:rsidRPr="00023D2C" w:rsidDel="00910937" w:rsidRDefault="003679CF">
      <w:pPr>
        <w:pStyle w:val="a"/>
        <w:rPr>
          <w:del w:id="1358" w:author="Nicholas Krapels" w:date="2020-08-15T13:40:00Z"/>
          <w:rFonts w:ascii="Times New Roman" w:hAnsi="Times New Roman" w:cs="Times New Roman"/>
          <w:sz w:val="24"/>
          <w:szCs w:val="24"/>
          <w:rPrChange w:id="1359" w:author="John Patrick Mullin" w:date="2020-07-06T10:45:00Z">
            <w:rPr>
              <w:del w:id="1360" w:author="Nicholas Krapels" w:date="2020-08-15T13:40:00Z"/>
              <w:sz w:val="24"/>
              <w:szCs w:val="24"/>
            </w:rPr>
          </w:rPrChange>
        </w:rPr>
      </w:pPr>
      <w:del w:id="1361" w:author="Nicholas Krapels" w:date="2020-08-15T13:40:00Z">
        <w:r w:rsidRPr="00023D2C" w:rsidDel="00910937">
          <w:rPr>
            <w:rFonts w:ascii="Times New Roman" w:hAnsi="Times New Roman" w:cs="Times New Roman"/>
            <w:sz w:val="24"/>
            <w:szCs w:val="24"/>
            <w:rPrChange w:id="1362" w:author="John Patrick Mullin" w:date="2020-07-06T10:45:00Z">
              <w:rPr>
                <w:sz w:val="24"/>
                <w:szCs w:val="24"/>
              </w:rPr>
            </w:rPrChange>
          </w:rPr>
          <w:delText xml:space="preserve">One of the most promising </w:delText>
        </w:r>
        <w:r w:rsidR="005D3928" w:rsidRPr="00023D2C" w:rsidDel="00910937">
          <w:rPr>
            <w:rFonts w:ascii="Times New Roman" w:hAnsi="Times New Roman" w:cs="Times New Roman"/>
            <w:sz w:val="24"/>
            <w:szCs w:val="24"/>
            <w:rPrChange w:id="1363" w:author="John Patrick Mullin" w:date="2020-07-06T10:45:00Z">
              <w:rPr>
                <w:sz w:val="24"/>
                <w:szCs w:val="24"/>
              </w:rPr>
            </w:rPrChange>
          </w:rPr>
          <w:delText>initiatives in the field of DeFi is the</w:delText>
        </w:r>
      </w:del>
      <w:ins w:id="1364" w:author="James Anderson" w:date="2020-06-29T15:18:00Z">
        <w:del w:id="1365" w:author="Nicholas Krapels" w:date="2020-08-15T13:40:00Z">
          <w:r w:rsidR="00ED7450" w:rsidRPr="00023D2C" w:rsidDel="00910937">
            <w:rPr>
              <w:rFonts w:ascii="Times New Roman" w:hAnsi="Times New Roman" w:cs="Times New Roman"/>
              <w:sz w:val="24"/>
              <w:szCs w:val="24"/>
              <w:rPrChange w:id="1366" w:author="John Patrick Mullin" w:date="2020-07-06T10:45:00Z">
                <w:rPr>
                  <w:sz w:val="24"/>
                  <w:szCs w:val="24"/>
                </w:rPr>
              </w:rPrChange>
            </w:rPr>
            <w:delText xml:space="preserve"> </w:delText>
          </w:r>
        </w:del>
      </w:ins>
      <w:del w:id="1367" w:author="Nicholas Krapels" w:date="2020-08-15T13:40:00Z">
        <w:r w:rsidR="005D3928" w:rsidRPr="00023D2C" w:rsidDel="00910937">
          <w:rPr>
            <w:rFonts w:ascii="Times New Roman" w:hAnsi="Times New Roman" w:cs="Times New Roman"/>
            <w:sz w:val="24"/>
            <w:szCs w:val="24"/>
            <w:rPrChange w:id="1368" w:author="John Patrick Mullin" w:date="2020-07-06T10:45:00Z">
              <w:rPr>
                <w:sz w:val="24"/>
                <w:szCs w:val="24"/>
              </w:rPr>
            </w:rPrChange>
          </w:rPr>
          <w:delText xml:space="preserve"> </w:delText>
        </w:r>
      </w:del>
    </w:p>
    <w:p w14:paraId="35650960" w14:textId="76D7865F" w:rsidR="00BC60FC" w:rsidRPr="00023D2C" w:rsidDel="00910937" w:rsidRDefault="00EA79EC">
      <w:pPr>
        <w:pStyle w:val="a"/>
        <w:rPr>
          <w:del w:id="1369" w:author="Nicholas Krapels" w:date="2020-08-15T13:40:00Z"/>
          <w:rFonts w:ascii="Times New Roman" w:hAnsi="Times New Roman" w:cs="Times New Roman"/>
          <w:sz w:val="24"/>
          <w:szCs w:val="24"/>
          <w:rPrChange w:id="1370" w:author="John Patrick Mullin" w:date="2020-07-06T10:45:00Z">
            <w:rPr>
              <w:del w:id="1371" w:author="Nicholas Krapels" w:date="2020-08-15T13:40:00Z"/>
              <w:sz w:val="24"/>
              <w:szCs w:val="24"/>
            </w:rPr>
          </w:rPrChange>
        </w:rPr>
      </w:pPr>
      <w:del w:id="1372" w:author="Nicholas Krapels" w:date="2020-08-15T13:40:00Z">
        <w:r w:rsidRPr="00023D2C" w:rsidDel="00910937">
          <w:rPr>
            <w:rFonts w:ascii="Times New Roman" w:hAnsi="Times New Roman" w:cs="Times New Roman"/>
            <w:sz w:val="24"/>
            <w:szCs w:val="24"/>
            <w:rPrChange w:id="1373" w:author="John Patrick Mullin" w:date="2020-07-06T10:45:00Z">
              <w:rPr>
                <w:sz w:val="24"/>
                <w:szCs w:val="24"/>
              </w:rPr>
            </w:rPrChange>
          </w:rPr>
          <w:delText xml:space="preserve">self-described </w:delText>
        </w:r>
        <w:r w:rsidR="005D3928" w:rsidRPr="00023D2C" w:rsidDel="00910937">
          <w:rPr>
            <w:rFonts w:ascii="Times New Roman" w:hAnsi="Times New Roman" w:cs="Times New Roman"/>
            <w:sz w:val="24"/>
            <w:szCs w:val="24"/>
            <w:rPrChange w:id="1374" w:author="John Patrick Mullin" w:date="2020-07-06T10:45:00Z">
              <w:rPr>
                <w:sz w:val="24"/>
                <w:szCs w:val="24"/>
              </w:rPr>
            </w:rPrChange>
          </w:rPr>
          <w:delText xml:space="preserve">community governed </w:delText>
        </w:r>
        <w:r w:rsidRPr="00023D2C" w:rsidDel="00910937">
          <w:rPr>
            <w:rFonts w:ascii="Times New Roman" w:hAnsi="Times New Roman" w:cs="Times New Roman"/>
            <w:sz w:val="24"/>
            <w:szCs w:val="24"/>
            <w:rPrChange w:id="1375" w:author="John Patrick Mullin" w:date="2020-07-06T10:45:00Z">
              <w:rPr>
                <w:sz w:val="24"/>
                <w:szCs w:val="24"/>
              </w:rPr>
            </w:rPrChange>
          </w:rPr>
          <w:delText xml:space="preserve">DeFi platform </w:delText>
        </w:r>
        <w:r w:rsidR="00093D30" w:rsidRPr="00023D2C" w:rsidDel="00910937">
          <w:rPr>
            <w:rFonts w:ascii="Times New Roman" w:hAnsi="Times New Roman" w:cs="Times New Roman"/>
            <w:sz w:val="24"/>
            <w:szCs w:val="24"/>
            <w:rPrChange w:id="1376" w:author="John Patrick Mullin" w:date="2020-07-06T10:45:00Z">
              <w:rPr>
                <w:sz w:val="24"/>
                <w:szCs w:val="24"/>
              </w:rPr>
            </w:rPrChange>
          </w:rPr>
          <w:delText xml:space="preserve">called </w:delText>
        </w:r>
        <w:r w:rsidR="005D3928" w:rsidRPr="00023D2C" w:rsidDel="00910937">
          <w:rPr>
            <w:rFonts w:ascii="Times New Roman" w:hAnsi="Times New Roman" w:cs="Times New Roman"/>
            <w:sz w:val="24"/>
            <w:szCs w:val="24"/>
            <w:rPrChange w:id="1377" w:author="John Patrick Mullin" w:date="2020-07-06T10:45:00Z">
              <w:rPr>
                <w:sz w:val="24"/>
                <w:szCs w:val="24"/>
              </w:rPr>
            </w:rPrChange>
          </w:rPr>
          <w:delText>Mantra</w:delText>
        </w:r>
      </w:del>
      <w:ins w:id="1378" w:author="James Anderson" w:date="2020-06-29T15:17:00Z">
        <w:del w:id="1379" w:author="Nicholas Krapels" w:date="2020-08-15T13:40:00Z">
          <w:r w:rsidR="001328F8" w:rsidRPr="00023D2C" w:rsidDel="00910937">
            <w:rPr>
              <w:rFonts w:ascii="Times New Roman" w:hAnsi="Times New Roman" w:cs="Times New Roman"/>
              <w:sz w:val="24"/>
              <w:szCs w:val="24"/>
              <w:rPrChange w:id="1380" w:author="John Patrick Mullin" w:date="2020-07-06T10:45:00Z">
                <w:rPr>
                  <w:sz w:val="24"/>
                  <w:szCs w:val="24"/>
                </w:rPr>
              </w:rPrChange>
            </w:rPr>
            <w:delText>MANTRA</w:delText>
          </w:r>
        </w:del>
      </w:ins>
      <w:del w:id="1381" w:author="Nicholas Krapels" w:date="2020-08-15T13:40:00Z">
        <w:r w:rsidR="005D3928" w:rsidRPr="00023D2C" w:rsidDel="00910937">
          <w:rPr>
            <w:rFonts w:ascii="Times New Roman" w:hAnsi="Times New Roman" w:cs="Times New Roman"/>
            <w:sz w:val="24"/>
            <w:szCs w:val="24"/>
            <w:rPrChange w:id="1382" w:author="John Patrick Mullin" w:date="2020-07-06T10:45:00Z">
              <w:rPr>
                <w:sz w:val="24"/>
                <w:szCs w:val="24"/>
              </w:rPr>
            </w:rPrChange>
          </w:rPr>
          <w:delText xml:space="preserve"> DAO</w:delText>
        </w:r>
      </w:del>
      <w:ins w:id="1383" w:author="James Anderson" w:date="2020-06-29T15:17:00Z">
        <w:del w:id="1384" w:author="Nicholas Krapels" w:date="2020-08-15T13:40:00Z">
          <w:r w:rsidR="001328F8" w:rsidRPr="00023D2C" w:rsidDel="00910937">
            <w:rPr>
              <w:rFonts w:ascii="Times New Roman" w:hAnsi="Times New Roman" w:cs="Times New Roman"/>
              <w:sz w:val="24"/>
              <w:szCs w:val="24"/>
              <w:rPrChange w:id="1385" w:author="John Patrick Mullin" w:date="2020-07-06T10:45:00Z">
                <w:rPr>
                  <w:sz w:val="24"/>
                  <w:szCs w:val="24"/>
                </w:rPr>
              </w:rPrChange>
            </w:rPr>
            <w:delText>DAO</w:delText>
          </w:r>
        </w:del>
      </w:ins>
      <w:del w:id="1386" w:author="Nicholas Krapels" w:date="2020-08-15T13:40:00Z">
        <w:r w:rsidR="005D3928" w:rsidRPr="00023D2C" w:rsidDel="00910937">
          <w:rPr>
            <w:rFonts w:ascii="Times New Roman" w:hAnsi="Times New Roman" w:cs="Times New Roman"/>
            <w:sz w:val="24"/>
            <w:szCs w:val="24"/>
            <w:rPrChange w:id="1387" w:author="John Patrick Mullin" w:date="2020-07-06T10:45:00Z">
              <w:rPr>
                <w:sz w:val="24"/>
                <w:szCs w:val="24"/>
              </w:rPr>
            </w:rPrChange>
          </w:rPr>
          <w:delText xml:space="preserve">. </w:delText>
        </w:r>
      </w:del>
    </w:p>
    <w:p w14:paraId="39756096" w14:textId="1E944756" w:rsidR="00BC60FC" w:rsidRPr="00023D2C" w:rsidDel="00910937" w:rsidRDefault="00154AE9">
      <w:pPr>
        <w:pStyle w:val="a"/>
        <w:rPr>
          <w:del w:id="1388" w:author="Nicholas Krapels" w:date="2020-08-15T13:40:00Z"/>
          <w:rFonts w:ascii="Times New Roman" w:hAnsi="Times New Roman" w:cs="Times New Roman"/>
          <w:rPrChange w:id="1389" w:author="John Patrick Mullin" w:date="2020-07-06T10:45:00Z">
            <w:rPr>
              <w:del w:id="1390" w:author="Nicholas Krapels" w:date="2020-08-15T13:40:00Z"/>
            </w:rPr>
          </w:rPrChange>
        </w:rPr>
      </w:pPr>
      <w:del w:id="1391" w:author="Nicholas Krapels" w:date="2020-08-15T13:40:00Z">
        <w:r w:rsidRPr="00023D2C" w:rsidDel="00910937">
          <w:rPr>
            <w:rFonts w:ascii="Times New Roman" w:hAnsi="Times New Roman" w:cs="Times New Roman"/>
            <w:sz w:val="24"/>
            <w:szCs w:val="24"/>
            <w:rPrChange w:id="1392" w:author="John Patrick Mullin" w:date="2020-07-06T10:45:00Z">
              <w:rPr>
                <w:sz w:val="24"/>
                <w:szCs w:val="24"/>
              </w:rPr>
            </w:rPrChange>
          </w:rPr>
          <w:delText>Mantra</w:delText>
        </w:r>
      </w:del>
      <w:ins w:id="1393" w:author="James Anderson" w:date="2020-06-29T15:17:00Z">
        <w:del w:id="1394" w:author="Nicholas Krapels" w:date="2020-08-15T13:40:00Z">
          <w:r w:rsidR="001328F8" w:rsidRPr="00023D2C" w:rsidDel="00910937">
            <w:rPr>
              <w:rFonts w:ascii="Times New Roman" w:hAnsi="Times New Roman" w:cs="Times New Roman"/>
              <w:sz w:val="24"/>
              <w:szCs w:val="24"/>
              <w:rPrChange w:id="1395" w:author="John Patrick Mullin" w:date="2020-07-06T10:45:00Z">
                <w:rPr>
                  <w:sz w:val="24"/>
                  <w:szCs w:val="24"/>
                </w:rPr>
              </w:rPrChange>
            </w:rPr>
            <w:delText>MANTRA</w:delText>
          </w:r>
        </w:del>
      </w:ins>
      <w:del w:id="1396" w:author="Nicholas Krapels" w:date="2020-08-15T13:40:00Z">
        <w:r w:rsidR="003679CF" w:rsidRPr="00023D2C" w:rsidDel="00910937">
          <w:rPr>
            <w:rFonts w:ascii="Times New Roman" w:hAnsi="Times New Roman" w:cs="Times New Roman"/>
            <w:sz w:val="24"/>
            <w:szCs w:val="24"/>
            <w:rPrChange w:id="1397"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398" w:author="John Patrick Mullin" w:date="2020-07-06T10:45:00Z">
              <w:rPr>
                <w:sz w:val="24"/>
                <w:szCs w:val="24"/>
              </w:rPr>
            </w:rPrChange>
          </w:rPr>
          <w:delText>Dao</w:delText>
        </w:r>
      </w:del>
      <w:ins w:id="1399" w:author="James Anderson" w:date="2020-06-29T15:17:00Z">
        <w:del w:id="1400" w:author="Nicholas Krapels" w:date="2020-08-15T13:40:00Z">
          <w:r w:rsidR="001328F8" w:rsidRPr="00023D2C" w:rsidDel="00910937">
            <w:rPr>
              <w:rFonts w:ascii="Times New Roman" w:hAnsi="Times New Roman" w:cs="Times New Roman"/>
              <w:sz w:val="24"/>
              <w:szCs w:val="24"/>
              <w:rPrChange w:id="1401" w:author="John Patrick Mullin" w:date="2020-07-06T10:45:00Z">
                <w:rPr>
                  <w:sz w:val="24"/>
                  <w:szCs w:val="24"/>
                </w:rPr>
              </w:rPrChange>
            </w:rPr>
            <w:delText>DAO</w:delText>
          </w:r>
        </w:del>
      </w:ins>
      <w:del w:id="1402" w:author="Nicholas Krapels" w:date="2020-08-15T13:40:00Z">
        <w:r w:rsidRPr="00023D2C" w:rsidDel="00910937">
          <w:rPr>
            <w:rFonts w:ascii="Times New Roman" w:hAnsi="Times New Roman" w:cs="Times New Roman"/>
            <w:sz w:val="24"/>
            <w:szCs w:val="24"/>
            <w:rPrChange w:id="1403" w:author="John Patrick Mullin" w:date="2020-07-06T10:45:00Z">
              <w:rPr>
                <w:sz w:val="24"/>
                <w:szCs w:val="24"/>
              </w:rPr>
            </w:rPrChange>
          </w:rPr>
          <w:delText xml:space="preserve"> is an ecosystem built on Rio Chain</w:delText>
        </w:r>
        <w:r w:rsidR="00093D30" w:rsidRPr="00023D2C" w:rsidDel="00910937">
          <w:rPr>
            <w:rFonts w:ascii="Times New Roman" w:hAnsi="Times New Roman" w:cs="Times New Roman"/>
            <w:sz w:val="24"/>
            <w:szCs w:val="24"/>
            <w:rPrChange w:id="1404" w:author="John Patrick Mullin" w:date="2020-07-06T10:45:00Z">
              <w:rPr>
                <w:sz w:val="24"/>
                <w:szCs w:val="24"/>
              </w:rPr>
            </w:rPrChange>
          </w:rPr>
          <w:delText>,</w:delText>
        </w:r>
        <w:r w:rsidRPr="00023D2C" w:rsidDel="00910937">
          <w:rPr>
            <w:rFonts w:ascii="Times New Roman" w:hAnsi="Times New Roman" w:cs="Times New Roman"/>
            <w:sz w:val="24"/>
            <w:szCs w:val="24"/>
            <w:rPrChange w:id="1405" w:author="John Patrick Mullin" w:date="2020-07-06T10:45:00Z">
              <w:rPr>
                <w:sz w:val="24"/>
                <w:szCs w:val="24"/>
              </w:rPr>
            </w:rPrChange>
          </w:rPr>
          <w:delText xml:space="preserve"> a next-generation blockchain </w:delText>
        </w:r>
        <w:r w:rsidR="00EA79EC" w:rsidRPr="00023D2C" w:rsidDel="00910937">
          <w:rPr>
            <w:rFonts w:ascii="Times New Roman" w:hAnsi="Times New Roman" w:cs="Times New Roman"/>
            <w:sz w:val="24"/>
            <w:szCs w:val="24"/>
            <w:rPrChange w:id="1406" w:author="John Patrick Mullin" w:date="2020-07-06T10:45:00Z">
              <w:rPr>
                <w:sz w:val="24"/>
                <w:szCs w:val="24"/>
              </w:rPr>
            </w:rPrChange>
          </w:rPr>
          <w:delText>based</w:delText>
        </w:r>
        <w:r w:rsidRPr="00023D2C" w:rsidDel="00910937">
          <w:rPr>
            <w:rFonts w:ascii="Times New Roman" w:hAnsi="Times New Roman" w:cs="Times New Roman"/>
            <w:sz w:val="24"/>
            <w:szCs w:val="24"/>
            <w:rPrChange w:id="1407" w:author="John Patrick Mullin" w:date="2020-07-06T10:45:00Z">
              <w:rPr>
                <w:sz w:val="24"/>
                <w:szCs w:val="24"/>
              </w:rPr>
            </w:rPrChange>
          </w:rPr>
          <w:delText xml:space="preserve"> on Parity Substrate. </w:delText>
        </w:r>
        <w:r w:rsidR="00EA79EC" w:rsidRPr="00023D2C" w:rsidDel="00910937">
          <w:rPr>
            <w:rFonts w:ascii="Times New Roman" w:hAnsi="Times New Roman" w:cs="Times New Roman"/>
            <w:sz w:val="24"/>
            <w:szCs w:val="24"/>
            <w:rPrChange w:id="1408" w:author="John Patrick Mullin" w:date="2020-07-06T10:45:00Z">
              <w:rPr>
                <w:sz w:val="24"/>
                <w:szCs w:val="24"/>
              </w:rPr>
            </w:rPrChange>
          </w:rPr>
          <w:delText>Mantra</w:delText>
        </w:r>
      </w:del>
      <w:ins w:id="1409" w:author="James Anderson" w:date="2020-06-29T15:17:00Z">
        <w:del w:id="1410" w:author="Nicholas Krapels" w:date="2020-08-15T13:40:00Z">
          <w:r w:rsidR="001328F8" w:rsidRPr="00023D2C" w:rsidDel="00910937">
            <w:rPr>
              <w:rFonts w:ascii="Times New Roman" w:hAnsi="Times New Roman" w:cs="Times New Roman"/>
              <w:sz w:val="24"/>
              <w:szCs w:val="24"/>
              <w:rPrChange w:id="1411" w:author="John Patrick Mullin" w:date="2020-07-06T10:45:00Z">
                <w:rPr>
                  <w:sz w:val="24"/>
                  <w:szCs w:val="24"/>
                </w:rPr>
              </w:rPrChange>
            </w:rPr>
            <w:delText>MANTRA</w:delText>
          </w:r>
        </w:del>
      </w:ins>
      <w:del w:id="1412" w:author="Nicholas Krapels" w:date="2020-08-15T13:40:00Z">
        <w:r w:rsidR="00EA79EC" w:rsidRPr="00023D2C" w:rsidDel="00910937">
          <w:rPr>
            <w:rFonts w:ascii="Times New Roman" w:hAnsi="Times New Roman" w:cs="Times New Roman"/>
            <w:sz w:val="24"/>
            <w:szCs w:val="24"/>
            <w:rPrChange w:id="1413" w:author="John Patrick Mullin" w:date="2020-07-06T10:45:00Z">
              <w:rPr>
                <w:sz w:val="24"/>
                <w:szCs w:val="24"/>
              </w:rPr>
            </w:rPrChange>
          </w:rPr>
          <w:delText xml:space="preserve"> DAO</w:delText>
        </w:r>
      </w:del>
      <w:ins w:id="1414" w:author="James Anderson" w:date="2020-06-29T15:17:00Z">
        <w:del w:id="1415" w:author="Nicholas Krapels" w:date="2020-08-15T13:40:00Z">
          <w:r w:rsidR="001328F8" w:rsidRPr="00023D2C" w:rsidDel="00910937">
            <w:rPr>
              <w:rFonts w:ascii="Times New Roman" w:hAnsi="Times New Roman" w:cs="Times New Roman"/>
              <w:sz w:val="24"/>
              <w:szCs w:val="24"/>
              <w:rPrChange w:id="1416" w:author="John Patrick Mullin" w:date="2020-07-06T10:45:00Z">
                <w:rPr>
                  <w:sz w:val="24"/>
                  <w:szCs w:val="24"/>
                </w:rPr>
              </w:rPrChange>
            </w:rPr>
            <w:delText>DAO</w:delText>
          </w:r>
        </w:del>
      </w:ins>
      <w:del w:id="1417" w:author="Nicholas Krapels" w:date="2020-08-15T13:40:00Z">
        <w:r w:rsidR="00EA79EC" w:rsidRPr="00023D2C" w:rsidDel="00910937">
          <w:rPr>
            <w:rFonts w:ascii="Times New Roman" w:hAnsi="Times New Roman" w:cs="Times New Roman"/>
            <w:sz w:val="24"/>
            <w:szCs w:val="24"/>
            <w:rPrChange w:id="1418" w:author="John Patrick Mullin" w:date="2020-07-06T10:45:00Z">
              <w:rPr>
                <w:sz w:val="24"/>
                <w:szCs w:val="24"/>
              </w:rPr>
            </w:rPrChange>
          </w:rPr>
          <w:delText xml:space="preserve"> poses itself as the </w:delText>
        </w:r>
        <w:r w:rsidR="00093D30" w:rsidRPr="00023D2C" w:rsidDel="00910937">
          <w:rPr>
            <w:rFonts w:ascii="Times New Roman" w:hAnsi="Times New Roman" w:cs="Times New Roman"/>
            <w:sz w:val="24"/>
            <w:szCs w:val="24"/>
            <w:rPrChange w:id="1419" w:author="John Patrick Mullin" w:date="2020-07-06T10:45:00Z">
              <w:rPr>
                <w:sz w:val="24"/>
                <w:szCs w:val="24"/>
              </w:rPr>
            </w:rPrChange>
          </w:rPr>
          <w:delText xml:space="preserve">the leading </w:delText>
        </w:r>
        <w:r w:rsidR="00EA79EC" w:rsidRPr="00023D2C" w:rsidDel="00910937">
          <w:rPr>
            <w:rFonts w:ascii="Times New Roman" w:hAnsi="Times New Roman" w:cs="Times New Roman"/>
            <w:sz w:val="24"/>
            <w:szCs w:val="24"/>
            <w:rPrChange w:id="1420" w:author="John Patrick Mullin" w:date="2020-07-06T10:45:00Z">
              <w:rPr>
                <w:sz w:val="24"/>
                <w:szCs w:val="24"/>
              </w:rPr>
            </w:rPrChange>
          </w:rPr>
          <w:delText>gateway to cross-chain</w:delText>
        </w:r>
        <w:r w:rsidR="00093D30" w:rsidRPr="00023D2C" w:rsidDel="00910937">
          <w:rPr>
            <w:rFonts w:ascii="Times New Roman" w:hAnsi="Times New Roman" w:cs="Times New Roman"/>
            <w:sz w:val="24"/>
            <w:szCs w:val="24"/>
            <w:rPrChange w:id="1421" w:author="John Patrick Mullin" w:date="2020-07-06T10:45:00Z">
              <w:rPr>
                <w:sz w:val="24"/>
                <w:szCs w:val="24"/>
              </w:rPr>
            </w:rPrChange>
          </w:rPr>
          <w:delText>,</w:delText>
        </w:r>
        <w:r w:rsidR="00EA79EC" w:rsidRPr="00023D2C" w:rsidDel="00910937">
          <w:rPr>
            <w:rFonts w:ascii="Times New Roman" w:hAnsi="Times New Roman" w:cs="Times New Roman"/>
            <w:sz w:val="24"/>
            <w:szCs w:val="24"/>
            <w:rPrChange w:id="1422" w:author="John Patrick Mullin" w:date="2020-07-06T10:45:00Z">
              <w:rPr>
                <w:sz w:val="24"/>
                <w:szCs w:val="24"/>
              </w:rPr>
            </w:rPrChange>
          </w:rPr>
          <w:delText xml:space="preserve"> multi-asset </w:delText>
        </w:r>
        <w:r w:rsidR="00093D30" w:rsidRPr="00023D2C" w:rsidDel="00910937">
          <w:rPr>
            <w:rFonts w:ascii="Times New Roman" w:hAnsi="Times New Roman" w:cs="Times New Roman"/>
            <w:sz w:val="24"/>
            <w:szCs w:val="24"/>
            <w:rPrChange w:id="1423" w:author="John Patrick Mullin" w:date="2020-07-06T10:45:00Z">
              <w:rPr>
                <w:sz w:val="24"/>
                <w:szCs w:val="24"/>
              </w:rPr>
            </w:rPrChange>
          </w:rPr>
          <w:delText>DeFi services.</w:delText>
        </w:r>
      </w:del>
    </w:p>
    <w:p w14:paraId="67072126" w14:textId="398180AA" w:rsidR="00BC60FC" w:rsidRPr="00023D2C" w:rsidDel="00910937" w:rsidRDefault="00BC60FC">
      <w:pPr>
        <w:pStyle w:val="a"/>
        <w:rPr>
          <w:del w:id="1424" w:author="Nicholas Krapels" w:date="2020-08-15T13:40:00Z"/>
          <w:rFonts w:ascii="Times New Roman" w:hAnsi="Times New Roman" w:cs="Times New Roman"/>
          <w:rPrChange w:id="1425" w:author="John Patrick Mullin" w:date="2020-07-06T10:45:00Z">
            <w:rPr>
              <w:del w:id="1426" w:author="Nicholas Krapels" w:date="2020-08-15T13:40:00Z"/>
            </w:rPr>
          </w:rPrChange>
        </w:rPr>
      </w:pPr>
    </w:p>
    <w:p w14:paraId="178FA20C" w14:textId="696FF32F" w:rsidR="00BC60FC" w:rsidRPr="00023D2C" w:rsidDel="00910937" w:rsidRDefault="003679CF">
      <w:pPr>
        <w:pStyle w:val="a"/>
        <w:rPr>
          <w:del w:id="1427" w:author="Nicholas Krapels" w:date="2020-08-15T13:40:00Z"/>
          <w:rFonts w:ascii="Times New Roman" w:hAnsi="Times New Roman" w:cs="Times New Roman"/>
          <w:rPrChange w:id="1428" w:author="John Patrick Mullin" w:date="2020-07-06T10:45:00Z">
            <w:rPr>
              <w:del w:id="1429" w:author="Nicholas Krapels" w:date="2020-08-15T13:40:00Z"/>
            </w:rPr>
          </w:rPrChange>
        </w:rPr>
      </w:pPr>
      <w:del w:id="1430" w:author="Nicholas Krapels" w:date="2020-08-15T13:40:00Z">
        <w:r w:rsidRPr="00023D2C" w:rsidDel="00910937">
          <w:rPr>
            <w:rFonts w:ascii="Times New Roman" w:hAnsi="Times New Roman" w:cs="Times New Roman"/>
            <w:b/>
            <w:color w:val="2E3033"/>
            <w:sz w:val="24"/>
            <w:szCs w:val="24"/>
            <w:rPrChange w:id="1431" w:author="John Patrick Mullin" w:date="2020-07-06T10:45:00Z">
              <w:rPr>
                <w:b/>
                <w:color w:val="2E3033"/>
                <w:sz w:val="24"/>
                <w:szCs w:val="24"/>
              </w:rPr>
            </w:rPrChange>
          </w:rPr>
          <w:delText>A Comprehensive ecosystem of DeFi services.</w:delText>
        </w:r>
      </w:del>
    </w:p>
    <w:p w14:paraId="7C4867C5" w14:textId="51B333A5" w:rsidR="00BC60FC" w:rsidRPr="00023D2C" w:rsidDel="00910937" w:rsidRDefault="003679CF">
      <w:pPr>
        <w:pStyle w:val="a"/>
        <w:rPr>
          <w:del w:id="1432" w:author="Nicholas Krapels" w:date="2020-08-15T13:40:00Z"/>
          <w:rFonts w:ascii="Times New Roman" w:hAnsi="Times New Roman" w:cs="Times New Roman"/>
          <w:rPrChange w:id="1433" w:author="John Patrick Mullin" w:date="2020-07-06T10:45:00Z">
            <w:rPr>
              <w:del w:id="1434" w:author="Nicholas Krapels" w:date="2020-08-15T13:40:00Z"/>
            </w:rPr>
          </w:rPrChange>
        </w:rPr>
      </w:pPr>
      <w:del w:id="1435" w:author="Nicholas Krapels" w:date="2020-08-15T13:40:00Z">
        <w:r w:rsidRPr="00023D2C" w:rsidDel="00910937">
          <w:rPr>
            <w:rFonts w:ascii="Times New Roman" w:hAnsi="Times New Roman" w:cs="Times New Roman"/>
            <w:sz w:val="24"/>
            <w:szCs w:val="24"/>
            <w:rPrChange w:id="1436" w:author="John Patrick Mullin" w:date="2020-07-06T10:45:00Z">
              <w:rPr>
                <w:sz w:val="24"/>
                <w:szCs w:val="24"/>
              </w:rPr>
            </w:rPrChange>
          </w:rPr>
          <w:delText>Using the MANTRA</w:delText>
        </w:r>
      </w:del>
      <w:ins w:id="1437" w:author="James Anderson" w:date="2020-06-29T15:17:00Z">
        <w:del w:id="1438" w:author="Nicholas Krapels" w:date="2020-08-15T13:40:00Z">
          <w:r w:rsidR="001328F8" w:rsidRPr="00023D2C" w:rsidDel="00910937">
            <w:rPr>
              <w:rFonts w:ascii="Times New Roman" w:hAnsi="Times New Roman" w:cs="Times New Roman"/>
              <w:sz w:val="24"/>
              <w:szCs w:val="24"/>
              <w:rPrChange w:id="1439" w:author="John Patrick Mullin" w:date="2020-07-06T10:45:00Z">
                <w:rPr>
                  <w:sz w:val="24"/>
                  <w:szCs w:val="24"/>
                </w:rPr>
              </w:rPrChange>
            </w:rPr>
            <w:delText>MANTRA</w:delText>
          </w:r>
        </w:del>
      </w:ins>
      <w:del w:id="1440" w:author="Nicholas Krapels" w:date="2020-08-15T13:40:00Z">
        <w:r w:rsidRPr="00023D2C" w:rsidDel="00910937">
          <w:rPr>
            <w:rFonts w:ascii="Times New Roman" w:hAnsi="Times New Roman" w:cs="Times New Roman"/>
            <w:sz w:val="24"/>
            <w:szCs w:val="24"/>
            <w:rPrChange w:id="1441" w:author="John Patrick Mullin" w:date="2020-07-06T10:45:00Z">
              <w:rPr>
                <w:sz w:val="24"/>
                <w:szCs w:val="24"/>
              </w:rPr>
            </w:rPrChange>
          </w:rPr>
          <w:delText xml:space="preserve"> DAO</w:delText>
        </w:r>
      </w:del>
      <w:ins w:id="1442" w:author="James Anderson" w:date="2020-06-29T15:17:00Z">
        <w:del w:id="1443" w:author="Nicholas Krapels" w:date="2020-08-15T13:40:00Z">
          <w:r w:rsidR="001328F8" w:rsidRPr="00023D2C" w:rsidDel="00910937">
            <w:rPr>
              <w:rFonts w:ascii="Times New Roman" w:hAnsi="Times New Roman" w:cs="Times New Roman"/>
              <w:sz w:val="24"/>
              <w:szCs w:val="24"/>
              <w:rPrChange w:id="1444" w:author="John Patrick Mullin" w:date="2020-07-06T10:45:00Z">
                <w:rPr>
                  <w:sz w:val="24"/>
                  <w:szCs w:val="24"/>
                </w:rPr>
              </w:rPrChange>
            </w:rPr>
            <w:delText>DAO</w:delText>
          </w:r>
        </w:del>
      </w:ins>
      <w:del w:id="1445" w:author="Nicholas Krapels" w:date="2020-08-15T13:40:00Z">
        <w:r w:rsidRPr="00023D2C" w:rsidDel="00910937">
          <w:rPr>
            <w:rFonts w:ascii="Times New Roman" w:hAnsi="Times New Roman" w:cs="Times New Roman"/>
            <w:sz w:val="24"/>
            <w:szCs w:val="24"/>
            <w:rPrChange w:id="1446" w:author="John Patrick Mullin" w:date="2020-07-06T10:45:00Z">
              <w:rPr>
                <w:sz w:val="24"/>
                <w:szCs w:val="24"/>
              </w:rPr>
            </w:rPrChange>
          </w:rPr>
          <w:delText xml:space="preserve"> platform, users can access a broad array of services:</w:delText>
        </w:r>
      </w:del>
    </w:p>
    <w:p w14:paraId="00C1E05D" w14:textId="4A7944BA" w:rsidR="00BC60FC" w:rsidRPr="00023D2C" w:rsidDel="00910937" w:rsidRDefault="00154AE9">
      <w:pPr>
        <w:pStyle w:val="a"/>
        <w:numPr>
          <w:ilvl w:val="0"/>
          <w:numId w:val="1"/>
        </w:numPr>
        <w:rPr>
          <w:del w:id="1447" w:author="Nicholas Krapels" w:date="2020-08-15T13:40:00Z"/>
          <w:rFonts w:ascii="Times New Roman" w:hAnsi="Times New Roman" w:cs="Times New Roman"/>
          <w:rPrChange w:id="1448" w:author="John Patrick Mullin" w:date="2020-07-06T10:45:00Z">
            <w:rPr>
              <w:del w:id="1449" w:author="Nicholas Krapels" w:date="2020-08-15T13:40:00Z"/>
            </w:rPr>
          </w:rPrChange>
        </w:rPr>
      </w:pPr>
      <w:del w:id="1450" w:author="Nicholas Krapels" w:date="2020-08-15T13:40:00Z">
        <w:r w:rsidRPr="00023D2C" w:rsidDel="00910937">
          <w:rPr>
            <w:rFonts w:ascii="Times New Roman" w:hAnsi="Times New Roman" w:cs="Times New Roman"/>
            <w:sz w:val="24"/>
            <w:szCs w:val="24"/>
            <w:rPrChange w:id="1451" w:author="John Patrick Mullin" w:date="2020-07-06T10:45:00Z">
              <w:rPr>
                <w:sz w:val="24"/>
                <w:szCs w:val="24"/>
              </w:rPr>
            </w:rPrChange>
          </w:rPr>
          <w:delText>Multi-Asset Staking &amp; Lending Platform</w:delText>
        </w:r>
        <w:r w:rsidR="003679CF" w:rsidRPr="00023D2C" w:rsidDel="00910937">
          <w:rPr>
            <w:rFonts w:ascii="Times New Roman" w:hAnsi="Times New Roman" w:cs="Times New Roman"/>
            <w:sz w:val="24"/>
            <w:szCs w:val="24"/>
            <w:rPrChange w:id="1452"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453" w:author="John Patrick Mullin" w:date="2020-07-06T10:45:00Z">
              <w:rPr>
                <w:sz w:val="24"/>
                <w:szCs w:val="24"/>
              </w:rPr>
            </w:rPrChange>
          </w:rPr>
          <w:delText>Mantra</w:delText>
        </w:r>
      </w:del>
      <w:ins w:id="1454" w:author="James Anderson" w:date="2020-06-29T15:17:00Z">
        <w:del w:id="1455" w:author="Nicholas Krapels" w:date="2020-08-15T13:40:00Z">
          <w:r w:rsidR="001328F8" w:rsidRPr="00023D2C" w:rsidDel="00910937">
            <w:rPr>
              <w:rFonts w:ascii="Times New Roman" w:hAnsi="Times New Roman" w:cs="Times New Roman"/>
              <w:sz w:val="24"/>
              <w:szCs w:val="24"/>
              <w:rPrChange w:id="1456" w:author="John Patrick Mullin" w:date="2020-07-06T10:45:00Z">
                <w:rPr>
                  <w:sz w:val="24"/>
                  <w:szCs w:val="24"/>
                </w:rPr>
              </w:rPrChange>
            </w:rPr>
            <w:delText>MANTRA</w:delText>
          </w:r>
        </w:del>
      </w:ins>
      <w:del w:id="1457" w:author="Nicholas Krapels" w:date="2020-08-15T13:40:00Z">
        <w:r w:rsidR="003679CF" w:rsidRPr="00023D2C" w:rsidDel="00910937">
          <w:rPr>
            <w:rFonts w:ascii="Times New Roman" w:hAnsi="Times New Roman" w:cs="Times New Roman"/>
            <w:sz w:val="24"/>
            <w:szCs w:val="24"/>
            <w:rPrChange w:id="1458"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459" w:author="John Patrick Mullin" w:date="2020-07-06T10:45:00Z">
              <w:rPr>
                <w:sz w:val="24"/>
                <w:szCs w:val="24"/>
              </w:rPr>
            </w:rPrChange>
          </w:rPr>
          <w:delText>Dao</w:delText>
        </w:r>
      </w:del>
      <w:ins w:id="1460" w:author="James Anderson" w:date="2020-06-29T15:17:00Z">
        <w:del w:id="1461" w:author="Nicholas Krapels" w:date="2020-08-15T13:40:00Z">
          <w:r w:rsidR="001328F8" w:rsidRPr="00023D2C" w:rsidDel="00910937">
            <w:rPr>
              <w:rFonts w:ascii="Times New Roman" w:hAnsi="Times New Roman" w:cs="Times New Roman"/>
              <w:sz w:val="24"/>
              <w:szCs w:val="24"/>
              <w:rPrChange w:id="1462" w:author="John Patrick Mullin" w:date="2020-07-06T10:45:00Z">
                <w:rPr>
                  <w:sz w:val="24"/>
                  <w:szCs w:val="24"/>
                </w:rPr>
              </w:rPrChange>
            </w:rPr>
            <w:delText>DAO</w:delText>
          </w:r>
        </w:del>
      </w:ins>
      <w:del w:id="1463" w:author="Nicholas Krapels" w:date="2020-08-15T13:40:00Z">
        <w:r w:rsidRPr="00023D2C" w:rsidDel="00910937">
          <w:rPr>
            <w:rFonts w:ascii="Times New Roman" w:hAnsi="Times New Roman" w:cs="Times New Roman"/>
            <w:sz w:val="24"/>
            <w:szCs w:val="24"/>
            <w:rPrChange w:id="1464" w:author="John Patrick Mullin" w:date="2020-07-06T10:45:00Z">
              <w:rPr>
                <w:sz w:val="24"/>
                <w:szCs w:val="24"/>
              </w:rPr>
            </w:rPrChange>
          </w:rPr>
          <w:delText xml:space="preserve"> provides cross-chain access to DeFi products.</w:delText>
        </w:r>
      </w:del>
    </w:p>
    <w:p w14:paraId="28C90390" w14:textId="2A7C6238" w:rsidR="00BC60FC" w:rsidRPr="00023D2C" w:rsidDel="00910937" w:rsidRDefault="00154AE9">
      <w:pPr>
        <w:pStyle w:val="a"/>
        <w:numPr>
          <w:ilvl w:val="0"/>
          <w:numId w:val="2"/>
        </w:numPr>
        <w:rPr>
          <w:del w:id="1465" w:author="Nicholas Krapels" w:date="2020-08-15T13:40:00Z"/>
          <w:rFonts w:ascii="Times New Roman" w:hAnsi="Times New Roman" w:cs="Times New Roman"/>
          <w:rPrChange w:id="1466" w:author="John Patrick Mullin" w:date="2020-07-06T10:45:00Z">
            <w:rPr>
              <w:del w:id="1467" w:author="Nicholas Krapels" w:date="2020-08-15T13:40:00Z"/>
            </w:rPr>
          </w:rPrChange>
        </w:rPr>
      </w:pPr>
      <w:del w:id="1468" w:author="Nicholas Krapels" w:date="2020-08-15T13:40:00Z">
        <w:r w:rsidRPr="00023D2C" w:rsidDel="00910937">
          <w:rPr>
            <w:rFonts w:ascii="Times New Roman" w:hAnsi="Times New Roman" w:cs="Times New Roman"/>
            <w:sz w:val="24"/>
            <w:szCs w:val="24"/>
            <w:rPrChange w:id="1469" w:author="John Patrick Mullin" w:date="2020-07-06T10:45:00Z">
              <w:rPr>
                <w:sz w:val="24"/>
                <w:szCs w:val="24"/>
              </w:rPr>
            </w:rPrChange>
          </w:rPr>
          <w:delText>Merit-Based Reward System</w:delText>
        </w:r>
        <w:r w:rsidR="00045444" w:rsidRPr="00023D2C" w:rsidDel="00910937">
          <w:rPr>
            <w:rFonts w:ascii="Times New Roman" w:hAnsi="Times New Roman" w:cs="Times New Roman"/>
            <w:sz w:val="24"/>
            <w:szCs w:val="24"/>
            <w:rPrChange w:id="1470"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471" w:author="John Patrick Mullin" w:date="2020-07-06T10:45:00Z">
              <w:rPr>
                <w:sz w:val="24"/>
                <w:szCs w:val="24"/>
              </w:rPr>
            </w:rPrChange>
          </w:rPr>
          <w:delText>Mantra</w:delText>
        </w:r>
      </w:del>
      <w:ins w:id="1472" w:author="James Anderson" w:date="2020-06-29T15:17:00Z">
        <w:del w:id="1473" w:author="Nicholas Krapels" w:date="2020-08-15T13:40:00Z">
          <w:r w:rsidR="001328F8" w:rsidRPr="00023D2C" w:rsidDel="00910937">
            <w:rPr>
              <w:rFonts w:ascii="Times New Roman" w:hAnsi="Times New Roman" w:cs="Times New Roman"/>
              <w:sz w:val="24"/>
              <w:szCs w:val="24"/>
              <w:rPrChange w:id="1474" w:author="John Patrick Mullin" w:date="2020-07-06T10:45:00Z">
                <w:rPr>
                  <w:sz w:val="24"/>
                  <w:szCs w:val="24"/>
                </w:rPr>
              </w:rPrChange>
            </w:rPr>
            <w:delText>MANTRA</w:delText>
          </w:r>
        </w:del>
      </w:ins>
      <w:del w:id="1475" w:author="Nicholas Krapels" w:date="2020-08-15T13:40:00Z">
        <w:r w:rsidR="00045444" w:rsidRPr="00023D2C" w:rsidDel="00910937">
          <w:rPr>
            <w:rFonts w:ascii="Times New Roman" w:hAnsi="Times New Roman" w:cs="Times New Roman"/>
            <w:sz w:val="24"/>
            <w:szCs w:val="24"/>
            <w:rPrChange w:id="1476"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477" w:author="John Patrick Mullin" w:date="2020-07-06T10:45:00Z">
              <w:rPr>
                <w:sz w:val="24"/>
                <w:szCs w:val="24"/>
              </w:rPr>
            </w:rPrChange>
          </w:rPr>
          <w:delText>Dao</w:delText>
        </w:r>
      </w:del>
      <w:ins w:id="1478" w:author="James Anderson" w:date="2020-06-29T15:17:00Z">
        <w:del w:id="1479" w:author="Nicholas Krapels" w:date="2020-08-15T13:40:00Z">
          <w:r w:rsidR="001328F8" w:rsidRPr="00023D2C" w:rsidDel="00910937">
            <w:rPr>
              <w:rFonts w:ascii="Times New Roman" w:hAnsi="Times New Roman" w:cs="Times New Roman"/>
              <w:sz w:val="24"/>
              <w:szCs w:val="24"/>
              <w:rPrChange w:id="1480" w:author="John Patrick Mullin" w:date="2020-07-06T10:45:00Z">
                <w:rPr>
                  <w:sz w:val="24"/>
                  <w:szCs w:val="24"/>
                </w:rPr>
              </w:rPrChange>
            </w:rPr>
            <w:delText>DAO</w:delText>
          </w:r>
        </w:del>
      </w:ins>
      <w:del w:id="1481" w:author="Nicholas Krapels" w:date="2020-08-15T13:40:00Z">
        <w:r w:rsidRPr="00023D2C" w:rsidDel="00910937">
          <w:rPr>
            <w:rFonts w:ascii="Times New Roman" w:hAnsi="Times New Roman" w:cs="Times New Roman"/>
            <w:sz w:val="24"/>
            <w:szCs w:val="24"/>
            <w:rPrChange w:id="1482" w:author="John Patrick Mullin" w:date="2020-07-06T10:45:00Z">
              <w:rPr>
                <w:sz w:val="24"/>
                <w:szCs w:val="24"/>
              </w:rPr>
            </w:rPrChange>
          </w:rPr>
          <w:delText xml:space="preserve"> incentivizes its users to support the ecosystem.</w:delText>
        </w:r>
      </w:del>
    </w:p>
    <w:p w14:paraId="429A727F" w14:textId="01DAFBB0" w:rsidR="00BC60FC" w:rsidRPr="00023D2C" w:rsidDel="00910937" w:rsidRDefault="00154AE9">
      <w:pPr>
        <w:pStyle w:val="a"/>
        <w:numPr>
          <w:ilvl w:val="0"/>
          <w:numId w:val="3"/>
        </w:numPr>
        <w:rPr>
          <w:del w:id="1483" w:author="Nicholas Krapels" w:date="2020-08-15T13:40:00Z"/>
          <w:rFonts w:ascii="Times New Roman" w:hAnsi="Times New Roman" w:cs="Times New Roman"/>
          <w:rPrChange w:id="1484" w:author="John Patrick Mullin" w:date="2020-07-06T10:45:00Z">
            <w:rPr>
              <w:del w:id="1485" w:author="Nicholas Krapels" w:date="2020-08-15T13:40:00Z"/>
            </w:rPr>
          </w:rPrChange>
        </w:rPr>
      </w:pPr>
      <w:del w:id="1486" w:author="Nicholas Krapels" w:date="2020-08-15T13:40:00Z">
        <w:r w:rsidRPr="00023D2C" w:rsidDel="00910937">
          <w:rPr>
            <w:rFonts w:ascii="Times New Roman" w:hAnsi="Times New Roman" w:cs="Times New Roman"/>
            <w:sz w:val="24"/>
            <w:szCs w:val="24"/>
            <w:rPrChange w:id="1487" w:author="John Patrick Mullin" w:date="2020-07-06T10:45:00Z">
              <w:rPr>
                <w:sz w:val="24"/>
                <w:szCs w:val="24"/>
              </w:rPr>
            </w:rPrChange>
          </w:rPr>
          <w:delText>Self-Governing Organization</w:delText>
        </w:r>
        <w:r w:rsidR="00093D30" w:rsidRPr="00023D2C" w:rsidDel="00910937">
          <w:rPr>
            <w:rFonts w:ascii="Times New Roman" w:hAnsi="Times New Roman" w:cs="Times New Roman"/>
            <w:sz w:val="24"/>
            <w:szCs w:val="24"/>
            <w:rPrChange w:id="1488"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489" w:author="John Patrick Mullin" w:date="2020-07-06T10:45:00Z">
              <w:rPr>
                <w:sz w:val="24"/>
                <w:szCs w:val="24"/>
              </w:rPr>
            </w:rPrChange>
          </w:rPr>
          <w:delText>Participants can vote on proposals to change the system parameters.</w:delText>
        </w:r>
        <w:r w:rsidRPr="00023D2C" w:rsidDel="00910937">
          <w:rPr>
            <w:rFonts w:ascii="Times New Roman" w:hAnsi="Times New Roman" w:cs="Times New Roman"/>
            <w:rPrChange w:id="1490" w:author="John Patrick Mullin" w:date="2020-07-06T10:45:00Z">
              <w:rPr/>
            </w:rPrChange>
          </w:rPr>
          <w:br/>
        </w:r>
      </w:del>
    </w:p>
    <w:p w14:paraId="3A27468B" w14:textId="746B40CE" w:rsidR="00BC60FC" w:rsidRPr="00023D2C" w:rsidDel="00910937" w:rsidRDefault="00093D30">
      <w:pPr>
        <w:pStyle w:val="a"/>
        <w:rPr>
          <w:del w:id="1491" w:author="Nicholas Krapels" w:date="2020-08-15T13:40:00Z"/>
          <w:rFonts w:ascii="Times New Roman" w:hAnsi="Times New Roman" w:cs="Times New Roman"/>
          <w:sz w:val="24"/>
          <w:szCs w:val="24"/>
          <w:rPrChange w:id="1492" w:author="John Patrick Mullin" w:date="2020-07-06T10:45:00Z">
            <w:rPr>
              <w:del w:id="1493" w:author="Nicholas Krapels" w:date="2020-08-15T13:40:00Z"/>
              <w:sz w:val="24"/>
              <w:szCs w:val="24"/>
            </w:rPr>
          </w:rPrChange>
        </w:rPr>
      </w:pPr>
      <w:del w:id="1494" w:author="Nicholas Krapels" w:date="2020-08-15T13:40:00Z">
        <w:r w:rsidRPr="00023D2C" w:rsidDel="00910937">
          <w:rPr>
            <w:rFonts w:ascii="Times New Roman" w:hAnsi="Times New Roman" w:cs="Times New Roman"/>
            <w:b/>
            <w:color w:val="2E3033"/>
            <w:sz w:val="28"/>
            <w:szCs w:val="28"/>
            <w:rPrChange w:id="1495" w:author="John Patrick Mullin" w:date="2020-07-06T10:45:00Z">
              <w:rPr>
                <w:b/>
                <w:color w:val="2E3033"/>
                <w:sz w:val="28"/>
                <w:szCs w:val="28"/>
              </w:rPr>
            </w:rPrChange>
          </w:rPr>
          <w:delText>Economic incentives and decentralized</w:delText>
        </w:r>
        <w:r w:rsidR="00154AE9" w:rsidRPr="00023D2C" w:rsidDel="00910937">
          <w:rPr>
            <w:rFonts w:ascii="Times New Roman" w:hAnsi="Times New Roman" w:cs="Times New Roman"/>
            <w:b/>
            <w:color w:val="2E3033"/>
            <w:sz w:val="28"/>
            <w:szCs w:val="28"/>
            <w:rPrChange w:id="1496" w:author="John Patrick Mullin" w:date="2020-07-06T10:45:00Z">
              <w:rPr>
                <w:b/>
                <w:color w:val="2E3033"/>
                <w:sz w:val="28"/>
                <w:szCs w:val="28"/>
              </w:rPr>
            </w:rPrChange>
          </w:rPr>
          <w:delText xml:space="preserve"> governance</w:delText>
        </w:r>
        <w:r w:rsidR="00EA79EC" w:rsidRPr="00023D2C" w:rsidDel="00910937">
          <w:rPr>
            <w:rFonts w:ascii="Times New Roman" w:hAnsi="Times New Roman" w:cs="Times New Roman"/>
            <w:b/>
            <w:color w:val="2E3033"/>
            <w:sz w:val="28"/>
            <w:szCs w:val="28"/>
            <w:rPrChange w:id="1497" w:author="John Patrick Mullin" w:date="2020-07-06T10:45:00Z">
              <w:rPr>
                <w:b/>
                <w:color w:val="2E3033"/>
                <w:sz w:val="28"/>
                <w:szCs w:val="28"/>
              </w:rPr>
            </w:rPrChange>
          </w:rPr>
          <w:delText xml:space="preserve"> </w:delText>
        </w:r>
        <w:r w:rsidRPr="00023D2C" w:rsidDel="00910937">
          <w:rPr>
            <w:rFonts w:ascii="Times New Roman" w:hAnsi="Times New Roman" w:cs="Times New Roman"/>
            <w:b/>
            <w:color w:val="2E3033"/>
            <w:sz w:val="28"/>
            <w:szCs w:val="28"/>
            <w:rPrChange w:id="1498" w:author="John Patrick Mullin" w:date="2020-07-06T10:45:00Z">
              <w:rPr>
                <w:b/>
                <w:color w:val="2E3033"/>
                <w:sz w:val="28"/>
                <w:szCs w:val="28"/>
              </w:rPr>
            </w:rPrChange>
          </w:rPr>
          <w:delText>model.</w:delText>
        </w:r>
      </w:del>
    </w:p>
    <w:p w14:paraId="0FCA20E9" w14:textId="4860F5A7" w:rsidR="00BC60FC" w:rsidRPr="00023D2C" w:rsidDel="00910937" w:rsidRDefault="00093D30">
      <w:pPr>
        <w:pStyle w:val="a"/>
        <w:rPr>
          <w:del w:id="1499" w:author="Nicholas Krapels" w:date="2020-08-15T13:40:00Z"/>
          <w:rFonts w:ascii="Times New Roman" w:hAnsi="Times New Roman" w:cs="Times New Roman"/>
          <w:rPrChange w:id="1500" w:author="John Patrick Mullin" w:date="2020-07-06T10:45:00Z">
            <w:rPr>
              <w:del w:id="1501" w:author="Nicholas Krapels" w:date="2020-08-15T13:40:00Z"/>
            </w:rPr>
          </w:rPrChange>
        </w:rPr>
      </w:pPr>
      <w:del w:id="1502" w:author="Nicholas Krapels" w:date="2020-08-15T13:40:00Z">
        <w:r w:rsidRPr="00023D2C" w:rsidDel="00910937">
          <w:rPr>
            <w:rFonts w:ascii="Times New Roman" w:hAnsi="Times New Roman" w:cs="Times New Roman"/>
            <w:sz w:val="24"/>
            <w:szCs w:val="24"/>
            <w:rPrChange w:id="1503" w:author="John Patrick Mullin" w:date="2020-07-06T10:45:00Z">
              <w:rPr>
                <w:sz w:val="24"/>
                <w:szCs w:val="24"/>
              </w:rPr>
            </w:rPrChange>
          </w:rPr>
          <w:delText xml:space="preserve">Every depositors of digital assets on </w:delText>
        </w:r>
        <w:r w:rsidR="00154AE9" w:rsidRPr="00023D2C" w:rsidDel="00910937">
          <w:rPr>
            <w:rFonts w:ascii="Times New Roman" w:hAnsi="Times New Roman" w:cs="Times New Roman"/>
            <w:sz w:val="24"/>
            <w:szCs w:val="24"/>
            <w:rPrChange w:id="1504" w:author="John Patrick Mullin" w:date="2020-07-06T10:45:00Z">
              <w:rPr>
                <w:sz w:val="24"/>
                <w:szCs w:val="24"/>
              </w:rPr>
            </w:rPrChange>
          </w:rPr>
          <w:delText>Mantra</w:delText>
        </w:r>
      </w:del>
      <w:ins w:id="1505" w:author="James Anderson" w:date="2020-06-29T15:17:00Z">
        <w:del w:id="1506" w:author="Nicholas Krapels" w:date="2020-08-15T13:40:00Z">
          <w:r w:rsidR="001328F8" w:rsidRPr="00023D2C" w:rsidDel="00910937">
            <w:rPr>
              <w:rFonts w:ascii="Times New Roman" w:hAnsi="Times New Roman" w:cs="Times New Roman"/>
              <w:sz w:val="24"/>
              <w:szCs w:val="24"/>
              <w:rPrChange w:id="1507" w:author="John Patrick Mullin" w:date="2020-07-06T10:45:00Z">
                <w:rPr>
                  <w:sz w:val="24"/>
                  <w:szCs w:val="24"/>
                </w:rPr>
              </w:rPrChange>
            </w:rPr>
            <w:delText>MANTRA</w:delText>
          </w:r>
        </w:del>
      </w:ins>
      <w:del w:id="1508" w:author="Nicholas Krapels" w:date="2020-08-15T13:40:00Z">
        <w:r w:rsidR="003679CF" w:rsidRPr="00023D2C" w:rsidDel="00910937">
          <w:rPr>
            <w:rFonts w:ascii="Times New Roman" w:hAnsi="Times New Roman" w:cs="Times New Roman"/>
            <w:sz w:val="24"/>
            <w:szCs w:val="24"/>
            <w:rPrChange w:id="1509" w:author="John Patrick Mullin" w:date="2020-07-06T10:45:00Z">
              <w:rPr>
                <w:sz w:val="24"/>
                <w:szCs w:val="24"/>
              </w:rPr>
            </w:rPrChange>
          </w:rPr>
          <w:delText xml:space="preserve"> </w:delText>
        </w:r>
        <w:r w:rsidR="00154AE9" w:rsidRPr="00023D2C" w:rsidDel="00910937">
          <w:rPr>
            <w:rFonts w:ascii="Times New Roman" w:hAnsi="Times New Roman" w:cs="Times New Roman"/>
            <w:sz w:val="24"/>
            <w:szCs w:val="24"/>
            <w:rPrChange w:id="1510" w:author="John Patrick Mullin" w:date="2020-07-06T10:45:00Z">
              <w:rPr>
                <w:sz w:val="24"/>
                <w:szCs w:val="24"/>
              </w:rPr>
            </w:rPrChange>
          </w:rPr>
          <w:delText>Dao</w:delText>
        </w:r>
      </w:del>
      <w:ins w:id="1511" w:author="James Anderson" w:date="2020-06-29T15:17:00Z">
        <w:del w:id="1512" w:author="Nicholas Krapels" w:date="2020-08-15T13:40:00Z">
          <w:r w:rsidR="001328F8" w:rsidRPr="00023D2C" w:rsidDel="00910937">
            <w:rPr>
              <w:rFonts w:ascii="Times New Roman" w:hAnsi="Times New Roman" w:cs="Times New Roman"/>
              <w:sz w:val="24"/>
              <w:szCs w:val="24"/>
              <w:rPrChange w:id="1513" w:author="John Patrick Mullin" w:date="2020-07-06T10:45:00Z">
                <w:rPr>
                  <w:sz w:val="24"/>
                  <w:szCs w:val="24"/>
                </w:rPr>
              </w:rPrChange>
            </w:rPr>
            <w:delText>DAO</w:delText>
          </w:r>
        </w:del>
      </w:ins>
      <w:del w:id="1514" w:author="Nicholas Krapels" w:date="2020-08-15T13:40:00Z">
        <w:r w:rsidRPr="00023D2C" w:rsidDel="00910937">
          <w:rPr>
            <w:rFonts w:ascii="Times New Roman" w:hAnsi="Times New Roman" w:cs="Times New Roman"/>
            <w:sz w:val="24"/>
            <w:szCs w:val="24"/>
            <w:rPrChange w:id="1515" w:author="John Patrick Mullin" w:date="2020-07-06T10:45:00Z">
              <w:rPr>
                <w:sz w:val="24"/>
                <w:szCs w:val="24"/>
              </w:rPr>
            </w:rPrChange>
          </w:rPr>
          <w:delText xml:space="preserve"> platform</w:delText>
        </w:r>
        <w:r w:rsidR="00154AE9" w:rsidRPr="00023D2C" w:rsidDel="00910937">
          <w:rPr>
            <w:rFonts w:ascii="Times New Roman" w:hAnsi="Times New Roman" w:cs="Times New Roman"/>
            <w:sz w:val="24"/>
            <w:szCs w:val="24"/>
            <w:rPrChange w:id="1516" w:author="John Patrick Mullin" w:date="2020-07-06T10:45:00Z">
              <w:rPr>
                <w:sz w:val="24"/>
                <w:szCs w:val="24"/>
              </w:rPr>
            </w:rPrChange>
          </w:rPr>
          <w:delText xml:space="preserve"> will </w:delText>
        </w:r>
        <w:r w:rsidRPr="00023D2C" w:rsidDel="00910937">
          <w:rPr>
            <w:rFonts w:ascii="Times New Roman" w:hAnsi="Times New Roman" w:cs="Times New Roman"/>
            <w:sz w:val="24"/>
            <w:szCs w:val="24"/>
            <w:rPrChange w:id="1517" w:author="John Patrick Mullin" w:date="2020-07-06T10:45:00Z">
              <w:rPr>
                <w:sz w:val="24"/>
                <w:szCs w:val="24"/>
              </w:rPr>
            </w:rPrChange>
          </w:rPr>
          <w:delText>receive, in addition to their staking interest,</w:delText>
        </w:r>
        <w:r w:rsidR="00154AE9" w:rsidRPr="00023D2C" w:rsidDel="00910937">
          <w:rPr>
            <w:rFonts w:ascii="Times New Roman" w:hAnsi="Times New Roman" w:cs="Times New Roman"/>
            <w:sz w:val="24"/>
            <w:szCs w:val="24"/>
            <w:rPrChange w:id="1518"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519" w:author="John Patrick Mullin" w:date="2020-07-06T10:45:00Z">
              <w:rPr>
                <w:sz w:val="24"/>
                <w:szCs w:val="24"/>
              </w:rPr>
            </w:rPrChange>
          </w:rPr>
          <w:delText>the</w:delText>
        </w:r>
        <w:r w:rsidR="00154AE9" w:rsidRPr="00023D2C" w:rsidDel="00910937">
          <w:rPr>
            <w:rFonts w:ascii="Times New Roman" w:hAnsi="Times New Roman" w:cs="Times New Roman"/>
            <w:sz w:val="24"/>
            <w:szCs w:val="24"/>
            <w:rPrChange w:id="1520" w:author="John Patrick Mullin" w:date="2020-07-06T10:45:00Z">
              <w:rPr>
                <w:sz w:val="24"/>
                <w:szCs w:val="24"/>
              </w:rPr>
            </w:rPrChange>
          </w:rPr>
          <w:delText xml:space="preserve"> OM token</w:delText>
        </w:r>
        <w:r w:rsidRPr="00023D2C" w:rsidDel="00910937">
          <w:rPr>
            <w:rFonts w:ascii="Times New Roman" w:hAnsi="Times New Roman" w:cs="Times New Roman"/>
            <w:sz w:val="24"/>
            <w:szCs w:val="24"/>
            <w:rPrChange w:id="1521" w:author="John Patrick Mullin" w:date="2020-07-06T10:45:00Z">
              <w:rPr>
                <w:sz w:val="24"/>
                <w:szCs w:val="24"/>
              </w:rPr>
            </w:rPrChange>
          </w:rPr>
          <w:delText>.</w:delText>
        </w:r>
      </w:del>
    </w:p>
    <w:p w14:paraId="585D3906" w14:textId="52D44ADC" w:rsidR="00BC60FC" w:rsidRPr="00023D2C" w:rsidDel="00910937" w:rsidRDefault="00154AE9">
      <w:pPr>
        <w:pStyle w:val="a"/>
        <w:numPr>
          <w:ilvl w:val="0"/>
          <w:numId w:val="4"/>
        </w:numPr>
        <w:rPr>
          <w:del w:id="1522" w:author="Nicholas Krapels" w:date="2020-08-15T13:40:00Z"/>
          <w:rFonts w:ascii="Times New Roman" w:hAnsi="Times New Roman" w:cs="Times New Roman"/>
          <w:rPrChange w:id="1523" w:author="John Patrick Mullin" w:date="2020-07-06T10:45:00Z">
            <w:rPr>
              <w:del w:id="1524" w:author="Nicholas Krapels" w:date="2020-08-15T13:40:00Z"/>
            </w:rPr>
          </w:rPrChange>
        </w:rPr>
      </w:pPr>
      <w:del w:id="1525" w:author="Nicholas Krapels" w:date="2020-08-15T13:40:00Z">
        <w:r w:rsidRPr="00023D2C" w:rsidDel="00910937">
          <w:rPr>
            <w:rFonts w:ascii="Times New Roman" w:hAnsi="Times New Roman" w:cs="Times New Roman"/>
            <w:rPrChange w:id="1526" w:author="John Patrick Mullin" w:date="2020-07-06T10:45:00Z">
              <w:rPr/>
            </w:rPrChange>
          </w:rPr>
          <w:delText>STAKI</w:delText>
        </w:r>
        <w:r w:rsidRPr="00023D2C" w:rsidDel="00910937">
          <w:rPr>
            <w:rFonts w:ascii="Times New Roman" w:hAnsi="Times New Roman" w:cs="Times New Roman"/>
            <w:sz w:val="24"/>
            <w:szCs w:val="24"/>
            <w:rPrChange w:id="1527" w:author="John Patrick Mullin" w:date="2020-07-06T10:45:00Z">
              <w:rPr>
                <w:sz w:val="24"/>
                <w:szCs w:val="24"/>
              </w:rPr>
            </w:rPrChange>
          </w:rPr>
          <w:delText xml:space="preserve">NG </w:delText>
        </w:r>
      </w:del>
      <w:ins w:id="1528" w:author="James Anderson" w:date="2020-06-29T15:54:00Z">
        <w:del w:id="1529" w:author="Nicholas Krapels" w:date="2020-08-15T13:40:00Z">
          <w:r w:rsidR="009044CA" w:rsidRPr="00023D2C" w:rsidDel="00910937">
            <w:rPr>
              <w:rFonts w:ascii="Times New Roman" w:hAnsi="Times New Roman" w:cs="Times New Roman"/>
              <w:rPrChange w:id="1530" w:author="John Patrick Mullin" w:date="2020-07-06T10:45:00Z">
                <w:rPr/>
              </w:rPrChange>
            </w:rPr>
            <w:delText>STAKING</w:delText>
          </w:r>
          <w:r w:rsidR="009044CA" w:rsidRPr="00023D2C" w:rsidDel="00910937">
            <w:rPr>
              <w:rFonts w:ascii="Times New Roman" w:hAnsi="Times New Roman" w:cs="Times New Roman"/>
              <w:sz w:val="24"/>
              <w:szCs w:val="24"/>
              <w:rPrChange w:id="1531" w:author="John Patrick Mullin" w:date="2020-07-06T10:45:00Z">
                <w:rPr>
                  <w:sz w:val="24"/>
                  <w:szCs w:val="24"/>
                </w:rPr>
              </w:rPrChange>
            </w:rPr>
            <w:delText xml:space="preserve"> </w:delText>
          </w:r>
        </w:del>
      </w:ins>
      <w:del w:id="1532" w:author="Nicholas Krapels" w:date="2020-08-15T13:40:00Z">
        <w:r w:rsidRPr="00023D2C" w:rsidDel="00910937">
          <w:rPr>
            <w:rFonts w:ascii="Times New Roman" w:hAnsi="Times New Roman" w:cs="Times New Roman"/>
            <w:sz w:val="24"/>
            <w:szCs w:val="24"/>
            <w:rPrChange w:id="1533" w:author="John Patrick Mullin" w:date="2020-07-06T10:45:00Z">
              <w:rPr>
                <w:sz w:val="24"/>
                <w:szCs w:val="24"/>
              </w:rPr>
            </w:rPrChange>
          </w:rPr>
          <w:delText>&amp; LENDING</w:delText>
        </w:r>
        <w:r w:rsidRPr="00023D2C" w:rsidDel="00910937">
          <w:rPr>
            <w:rFonts w:ascii="Times New Roman" w:hAnsi="Times New Roman" w:cs="Times New Roman"/>
            <w:sz w:val="24"/>
            <w:szCs w:val="24"/>
            <w:rPrChange w:id="1534" w:author="John Patrick Mullin" w:date="2020-07-06T10:45:00Z">
              <w:rPr>
                <w:sz w:val="24"/>
                <w:szCs w:val="24"/>
              </w:rPr>
            </w:rPrChange>
          </w:rPr>
          <w:delText>：</w:delText>
        </w:r>
        <w:r w:rsidRPr="00023D2C" w:rsidDel="00910937">
          <w:rPr>
            <w:rFonts w:ascii="Times New Roman" w:hAnsi="Times New Roman" w:cs="Times New Roman"/>
            <w:sz w:val="24"/>
            <w:szCs w:val="24"/>
            <w:rPrChange w:id="1535" w:author="John Patrick Mullin" w:date="2020-07-06T10:45:00Z">
              <w:rPr>
                <w:sz w:val="24"/>
                <w:szCs w:val="24"/>
              </w:rPr>
            </w:rPrChange>
          </w:rPr>
          <w:delText xml:space="preserve">Users can receive </w:delText>
        </w:r>
      </w:del>
      <w:ins w:id="1536" w:author="James Anderson" w:date="2020-06-29T15:57:00Z">
        <w:del w:id="1537" w:author="Nicholas Krapels" w:date="2020-08-15T13:40:00Z">
          <w:r w:rsidR="00DF3AD2" w:rsidRPr="00023D2C" w:rsidDel="00910937">
            <w:rPr>
              <w:rFonts w:ascii="Times New Roman" w:hAnsi="Times New Roman" w:cs="Times New Roman"/>
              <w:sz w:val="24"/>
              <w:szCs w:val="24"/>
              <w:rPrChange w:id="1538" w:author="John Patrick Mullin" w:date="2020-07-06T10:45:00Z">
                <w:rPr>
                  <w:sz w:val="24"/>
                  <w:szCs w:val="24"/>
                </w:rPr>
              </w:rPrChange>
            </w:rPr>
            <w:delText>OM staking rewards</w:delText>
          </w:r>
        </w:del>
      </w:ins>
      <w:del w:id="1539" w:author="Nicholas Krapels" w:date="2020-08-15T13:40:00Z">
        <w:r w:rsidRPr="00023D2C" w:rsidDel="00910937">
          <w:rPr>
            <w:rFonts w:ascii="Times New Roman" w:hAnsi="Times New Roman" w:cs="Times New Roman"/>
            <w:sz w:val="24"/>
            <w:szCs w:val="24"/>
            <w:rPrChange w:id="1540" w:author="John Patrick Mullin" w:date="2020-07-06T10:45:00Z">
              <w:rPr>
                <w:sz w:val="24"/>
                <w:szCs w:val="24"/>
              </w:rPr>
            </w:rPrChange>
          </w:rPr>
          <w:delText xml:space="preserve">interest on </w:delText>
        </w:r>
      </w:del>
      <w:ins w:id="1541" w:author="James Anderson" w:date="2020-06-29T15:57:00Z">
        <w:del w:id="1542" w:author="Nicholas Krapels" w:date="2020-08-15T13:40:00Z">
          <w:r w:rsidR="00DF3AD2" w:rsidRPr="00023D2C" w:rsidDel="00910937">
            <w:rPr>
              <w:rFonts w:ascii="Times New Roman" w:hAnsi="Times New Roman" w:cs="Times New Roman"/>
              <w:sz w:val="24"/>
              <w:szCs w:val="24"/>
              <w:rPrChange w:id="1543" w:author="John Patrick Mullin" w:date="2020-07-06T10:45:00Z">
                <w:rPr>
                  <w:sz w:val="24"/>
                  <w:szCs w:val="24"/>
                </w:rPr>
              </w:rPrChange>
            </w:rPr>
            <w:delText xml:space="preserve">by staking </w:delText>
          </w:r>
        </w:del>
      </w:ins>
      <w:del w:id="1544" w:author="Nicholas Krapels" w:date="2020-08-15T13:40:00Z">
        <w:r w:rsidRPr="00023D2C" w:rsidDel="00910937">
          <w:rPr>
            <w:rFonts w:ascii="Times New Roman" w:hAnsi="Times New Roman" w:cs="Times New Roman"/>
            <w:sz w:val="24"/>
            <w:szCs w:val="24"/>
            <w:rPrChange w:id="1545" w:author="John Patrick Mullin" w:date="2020-07-06T10:45:00Z">
              <w:rPr>
                <w:sz w:val="24"/>
                <w:szCs w:val="24"/>
              </w:rPr>
            </w:rPrChange>
          </w:rPr>
          <w:delText>Polakadot</w:delText>
        </w:r>
      </w:del>
      <w:ins w:id="1546" w:author="James Anderson" w:date="2020-06-29T15:57:00Z">
        <w:del w:id="1547" w:author="Nicholas Krapels" w:date="2020-08-15T13:40:00Z">
          <w:r w:rsidR="00DF3AD2" w:rsidRPr="00023D2C" w:rsidDel="00910937">
            <w:rPr>
              <w:rFonts w:ascii="Times New Roman" w:hAnsi="Times New Roman" w:cs="Times New Roman"/>
              <w:sz w:val="24"/>
              <w:szCs w:val="24"/>
              <w:rPrChange w:id="1548" w:author="John Patrick Mullin" w:date="2020-07-06T10:45:00Z">
                <w:rPr>
                  <w:sz w:val="24"/>
                  <w:szCs w:val="24"/>
                </w:rPr>
              </w:rPrChange>
            </w:rPr>
            <w:delText xml:space="preserve"> (DOT)</w:delText>
          </w:r>
        </w:del>
      </w:ins>
      <w:del w:id="1549" w:author="Nicholas Krapels" w:date="2020-08-15T13:40:00Z">
        <w:r w:rsidRPr="00023D2C" w:rsidDel="00910937">
          <w:rPr>
            <w:rFonts w:ascii="Times New Roman" w:hAnsi="Times New Roman" w:cs="Times New Roman"/>
            <w:sz w:val="24"/>
            <w:szCs w:val="24"/>
            <w:rPrChange w:id="1550" w:author="John Patrick Mullin" w:date="2020-07-06T10:45:00Z">
              <w:rPr>
                <w:sz w:val="24"/>
                <w:szCs w:val="24"/>
              </w:rPr>
            </w:rPrChange>
          </w:rPr>
          <w:delText xml:space="preserve">/Compound and other DEFI </w:delText>
        </w:r>
      </w:del>
      <w:ins w:id="1551" w:author="James Anderson" w:date="2020-06-29T15:57:00Z">
        <w:del w:id="1552" w:author="Nicholas Krapels" w:date="2020-08-15T13:40:00Z">
          <w:r w:rsidR="00DF3AD2" w:rsidRPr="00023D2C" w:rsidDel="00910937">
            <w:rPr>
              <w:rFonts w:ascii="Times New Roman" w:hAnsi="Times New Roman" w:cs="Times New Roman"/>
              <w:sz w:val="24"/>
              <w:szCs w:val="24"/>
              <w:rPrChange w:id="1553" w:author="John Patrick Mullin" w:date="2020-07-06T10:45:00Z">
                <w:rPr>
                  <w:sz w:val="24"/>
                  <w:szCs w:val="24"/>
                </w:rPr>
              </w:rPrChange>
            </w:rPr>
            <w:delText xml:space="preserve">DPoS </w:delText>
          </w:r>
        </w:del>
      </w:ins>
      <w:del w:id="1554" w:author="Nicholas Krapels" w:date="2020-08-15T13:40:00Z">
        <w:r w:rsidRPr="00023D2C" w:rsidDel="00910937">
          <w:rPr>
            <w:rFonts w:ascii="Times New Roman" w:hAnsi="Times New Roman" w:cs="Times New Roman"/>
            <w:sz w:val="24"/>
            <w:szCs w:val="24"/>
            <w:rPrChange w:id="1555" w:author="John Patrick Mullin" w:date="2020-07-06T10:45:00Z">
              <w:rPr>
                <w:sz w:val="24"/>
                <w:szCs w:val="24"/>
              </w:rPr>
            </w:rPrChange>
          </w:rPr>
          <w:delText xml:space="preserve">products </w:delText>
        </w:r>
      </w:del>
      <w:ins w:id="1556" w:author="James Anderson" w:date="2020-06-29T15:57:00Z">
        <w:del w:id="1557" w:author="Nicholas Krapels" w:date="2020-08-15T13:40:00Z">
          <w:r w:rsidR="00DF3AD2" w:rsidRPr="00023D2C" w:rsidDel="00910937">
            <w:rPr>
              <w:rFonts w:ascii="Times New Roman" w:hAnsi="Times New Roman" w:cs="Times New Roman"/>
              <w:sz w:val="24"/>
              <w:szCs w:val="24"/>
              <w:rPrChange w:id="1558" w:author="John Patrick Mullin" w:date="2020-07-06T10:45:00Z">
                <w:rPr>
                  <w:sz w:val="24"/>
                  <w:szCs w:val="24"/>
                </w:rPr>
              </w:rPrChange>
            </w:rPr>
            <w:delText xml:space="preserve">assets </w:delText>
          </w:r>
        </w:del>
      </w:ins>
      <w:del w:id="1559" w:author="Nicholas Krapels" w:date="2020-08-15T13:40:00Z">
        <w:r w:rsidRPr="00023D2C" w:rsidDel="00910937">
          <w:rPr>
            <w:rFonts w:ascii="Times New Roman" w:hAnsi="Times New Roman" w:cs="Times New Roman"/>
            <w:sz w:val="24"/>
            <w:szCs w:val="24"/>
            <w:rPrChange w:id="1560" w:author="John Patrick Mullin" w:date="2020-07-06T10:45:00Z">
              <w:rPr>
                <w:sz w:val="24"/>
                <w:szCs w:val="24"/>
              </w:rPr>
            </w:rPrChange>
          </w:rPr>
          <w:delText>by using OM to staking</w:delText>
        </w:r>
      </w:del>
      <w:ins w:id="1561" w:author="James Anderson" w:date="2020-06-29T15:58:00Z">
        <w:del w:id="1562" w:author="Nicholas Krapels" w:date="2020-08-15T13:40:00Z">
          <w:r w:rsidR="00DF3AD2" w:rsidRPr="00023D2C" w:rsidDel="00910937">
            <w:rPr>
              <w:rFonts w:ascii="Times New Roman" w:hAnsi="Times New Roman" w:cs="Times New Roman"/>
              <w:sz w:val="24"/>
              <w:szCs w:val="24"/>
              <w:rPrChange w:id="1563" w:author="John Patrick Mullin" w:date="2020-07-06T10:45:00Z">
                <w:rPr>
                  <w:sz w:val="24"/>
                  <w:szCs w:val="24"/>
                </w:rPr>
              </w:rPrChange>
            </w:rPr>
            <w:delText>with MANTRA DAO, and by staking OM token itself</w:delText>
          </w:r>
        </w:del>
      </w:ins>
      <w:del w:id="1564" w:author="Nicholas Krapels" w:date="2020-08-15T13:40:00Z">
        <w:r w:rsidRPr="00023D2C" w:rsidDel="00910937">
          <w:rPr>
            <w:rFonts w:ascii="Times New Roman" w:hAnsi="Times New Roman" w:cs="Times New Roman"/>
            <w:sz w:val="24"/>
            <w:szCs w:val="24"/>
            <w:rPrChange w:id="1565" w:author="John Patrick Mullin" w:date="2020-07-06T10:45:00Z">
              <w:rPr>
                <w:sz w:val="24"/>
                <w:szCs w:val="24"/>
              </w:rPr>
            </w:rPrChange>
          </w:rPr>
          <w:delText xml:space="preserve">. Meanwhile, OM tokens can </w:delText>
        </w:r>
      </w:del>
      <w:ins w:id="1566" w:author="James Anderson" w:date="2020-06-29T15:58:00Z">
        <w:del w:id="1567" w:author="Nicholas Krapels" w:date="2020-08-15T13:40:00Z">
          <w:r w:rsidR="00DF3AD2" w:rsidRPr="00023D2C" w:rsidDel="00910937">
            <w:rPr>
              <w:rFonts w:ascii="Times New Roman" w:hAnsi="Times New Roman" w:cs="Times New Roman"/>
              <w:sz w:val="24"/>
              <w:szCs w:val="24"/>
              <w:rPrChange w:id="1568" w:author="John Patrick Mullin" w:date="2020-07-06T10:45:00Z">
                <w:rPr>
                  <w:sz w:val="24"/>
                  <w:szCs w:val="24"/>
                </w:rPr>
              </w:rPrChange>
            </w:rPr>
            <w:delText xml:space="preserve">also </w:delText>
          </w:r>
        </w:del>
      </w:ins>
      <w:del w:id="1569" w:author="Nicholas Krapels" w:date="2020-08-15T13:40:00Z">
        <w:r w:rsidRPr="00023D2C" w:rsidDel="00910937">
          <w:rPr>
            <w:rFonts w:ascii="Times New Roman" w:hAnsi="Times New Roman" w:cs="Times New Roman"/>
            <w:sz w:val="24"/>
            <w:szCs w:val="24"/>
            <w:rPrChange w:id="1570" w:author="John Patrick Mullin" w:date="2020-07-06T10:45:00Z">
              <w:rPr>
                <w:sz w:val="24"/>
                <w:szCs w:val="24"/>
              </w:rPr>
            </w:rPrChange>
          </w:rPr>
          <w:delText>be used as collateral for loans.</w:delText>
        </w:r>
      </w:del>
    </w:p>
    <w:p w14:paraId="0B6185BB" w14:textId="75C4CC2D" w:rsidR="00BC60FC" w:rsidRPr="00023D2C" w:rsidDel="00910937" w:rsidRDefault="00154AE9">
      <w:pPr>
        <w:pStyle w:val="a"/>
        <w:numPr>
          <w:ilvl w:val="0"/>
          <w:numId w:val="5"/>
        </w:numPr>
        <w:rPr>
          <w:del w:id="1571" w:author="Nicholas Krapels" w:date="2020-08-15T13:40:00Z"/>
          <w:rFonts w:ascii="Times New Roman" w:hAnsi="Times New Roman" w:cs="Times New Roman"/>
          <w:rPrChange w:id="1572" w:author="John Patrick Mullin" w:date="2020-07-06T10:45:00Z">
            <w:rPr>
              <w:del w:id="1573" w:author="Nicholas Krapels" w:date="2020-08-15T13:40:00Z"/>
            </w:rPr>
          </w:rPrChange>
        </w:rPr>
      </w:pPr>
      <w:del w:id="1574" w:author="Nicholas Krapels" w:date="2020-08-15T13:40:00Z">
        <w:r w:rsidRPr="00023D2C" w:rsidDel="00910937">
          <w:rPr>
            <w:rFonts w:ascii="Times New Roman" w:hAnsi="Times New Roman" w:cs="Times New Roman"/>
            <w:sz w:val="24"/>
            <w:szCs w:val="24"/>
            <w:rPrChange w:id="1575" w:author="John Patrick Mullin" w:date="2020-07-06T10:45:00Z">
              <w:rPr>
                <w:sz w:val="24"/>
                <w:szCs w:val="24"/>
              </w:rPr>
            </w:rPrChange>
          </w:rPr>
          <w:delText>OWNERSHIP &amp; GOVERNANCE</w:delText>
        </w:r>
        <w:r w:rsidRPr="00023D2C" w:rsidDel="00910937">
          <w:rPr>
            <w:rFonts w:ascii="Times New Roman" w:hAnsi="Times New Roman" w:cs="Times New Roman"/>
            <w:sz w:val="24"/>
            <w:szCs w:val="24"/>
            <w:rPrChange w:id="1576" w:author="John Patrick Mullin" w:date="2020-07-06T10:45:00Z">
              <w:rPr>
                <w:sz w:val="24"/>
                <w:szCs w:val="24"/>
              </w:rPr>
            </w:rPrChange>
          </w:rPr>
          <w:delText>：</w:delText>
        </w:r>
        <w:r w:rsidRPr="00023D2C" w:rsidDel="00910937">
          <w:rPr>
            <w:rFonts w:ascii="Times New Roman" w:hAnsi="Times New Roman" w:cs="Times New Roman"/>
            <w:sz w:val="24"/>
            <w:szCs w:val="24"/>
            <w:rPrChange w:id="1577" w:author="John Patrick Mullin" w:date="2020-07-06T10:45:00Z">
              <w:rPr>
                <w:sz w:val="24"/>
                <w:szCs w:val="24"/>
              </w:rPr>
            </w:rPrChange>
          </w:rPr>
          <w:delText>OM tokens give voting power over certain economic parameters such as interest rates, level of inflation, ecosystem grant allocations, etc.</w:delText>
        </w:r>
      </w:del>
    </w:p>
    <w:p w14:paraId="375415A6" w14:textId="2B1BB5A5" w:rsidR="00BC60FC" w:rsidRPr="00023D2C" w:rsidDel="00910937" w:rsidRDefault="00154AE9">
      <w:pPr>
        <w:pStyle w:val="a"/>
        <w:numPr>
          <w:ilvl w:val="0"/>
          <w:numId w:val="6"/>
        </w:numPr>
        <w:rPr>
          <w:del w:id="1578" w:author="Nicholas Krapels" w:date="2020-08-15T13:40:00Z"/>
          <w:rFonts w:ascii="Times New Roman" w:hAnsi="Times New Roman" w:cs="Times New Roman"/>
          <w:rPrChange w:id="1579" w:author="John Patrick Mullin" w:date="2020-07-06T10:45:00Z">
            <w:rPr>
              <w:del w:id="1580" w:author="Nicholas Krapels" w:date="2020-08-15T13:40:00Z"/>
            </w:rPr>
          </w:rPrChange>
        </w:rPr>
      </w:pPr>
      <w:del w:id="1581" w:author="Nicholas Krapels" w:date="2020-08-15T13:40:00Z">
        <w:r w:rsidRPr="00023D2C" w:rsidDel="00910937">
          <w:rPr>
            <w:rFonts w:ascii="Times New Roman" w:hAnsi="Times New Roman" w:cs="Times New Roman"/>
            <w:sz w:val="24"/>
            <w:szCs w:val="24"/>
            <w:rPrChange w:id="1582" w:author="John Patrick Mullin" w:date="2020-07-06T10:45:00Z">
              <w:rPr>
                <w:sz w:val="24"/>
                <w:szCs w:val="24"/>
              </w:rPr>
            </w:rPrChange>
          </w:rPr>
          <w:delText>REPUTATION</w:delText>
        </w:r>
        <w:r w:rsidRPr="00023D2C" w:rsidDel="00910937">
          <w:rPr>
            <w:rFonts w:ascii="Times New Roman" w:hAnsi="Times New Roman" w:cs="Times New Roman"/>
            <w:sz w:val="24"/>
            <w:szCs w:val="24"/>
            <w:rPrChange w:id="1583" w:author="John Patrick Mullin" w:date="2020-07-06T10:45:00Z">
              <w:rPr>
                <w:sz w:val="24"/>
                <w:szCs w:val="24"/>
              </w:rPr>
            </w:rPrChange>
          </w:rPr>
          <w:delText>：</w:delText>
        </w:r>
        <w:r w:rsidRPr="00023D2C" w:rsidDel="00910937">
          <w:rPr>
            <w:rFonts w:ascii="Times New Roman" w:hAnsi="Times New Roman" w:cs="Times New Roman"/>
            <w:sz w:val="24"/>
            <w:szCs w:val="24"/>
            <w:rPrChange w:id="1584" w:author="John Patrick Mullin" w:date="2020-07-06T10:45:00Z">
              <w:rPr>
                <w:sz w:val="24"/>
                <w:szCs w:val="24"/>
              </w:rPr>
            </w:rPrChange>
          </w:rPr>
          <w:delText>OM token holders can grow their reputation via the KΛRMΛ protocol and be rewarded for their contributions to Mantra</w:delText>
        </w:r>
      </w:del>
      <w:ins w:id="1585" w:author="James Anderson" w:date="2020-06-29T15:17:00Z">
        <w:del w:id="1586" w:author="Nicholas Krapels" w:date="2020-08-15T13:40:00Z">
          <w:r w:rsidR="001328F8" w:rsidRPr="00023D2C" w:rsidDel="00910937">
            <w:rPr>
              <w:rFonts w:ascii="Times New Roman" w:hAnsi="Times New Roman" w:cs="Times New Roman"/>
              <w:sz w:val="24"/>
              <w:szCs w:val="24"/>
              <w:rPrChange w:id="1587" w:author="John Patrick Mullin" w:date="2020-07-06T10:45:00Z">
                <w:rPr>
                  <w:sz w:val="24"/>
                  <w:szCs w:val="24"/>
                </w:rPr>
              </w:rPrChange>
            </w:rPr>
            <w:delText>MANTRA</w:delText>
          </w:r>
        </w:del>
      </w:ins>
      <w:del w:id="1588" w:author="Nicholas Krapels" w:date="2020-08-15T13:40:00Z">
        <w:r w:rsidR="00093D30" w:rsidRPr="00023D2C" w:rsidDel="00910937">
          <w:rPr>
            <w:rFonts w:ascii="Times New Roman" w:hAnsi="Times New Roman" w:cs="Times New Roman"/>
            <w:sz w:val="24"/>
            <w:szCs w:val="24"/>
            <w:rPrChange w:id="1589" w:author="John Patrick Mullin" w:date="2020-07-06T10:45:00Z">
              <w:rPr>
                <w:sz w:val="24"/>
                <w:szCs w:val="24"/>
              </w:rPr>
            </w:rPrChange>
          </w:rPr>
          <w:delText xml:space="preserve"> </w:delText>
        </w:r>
        <w:r w:rsidRPr="00023D2C" w:rsidDel="00910937">
          <w:rPr>
            <w:rFonts w:ascii="Times New Roman" w:hAnsi="Times New Roman" w:cs="Times New Roman"/>
            <w:sz w:val="24"/>
            <w:szCs w:val="24"/>
            <w:rPrChange w:id="1590" w:author="John Patrick Mullin" w:date="2020-07-06T10:45:00Z">
              <w:rPr>
                <w:sz w:val="24"/>
                <w:szCs w:val="24"/>
              </w:rPr>
            </w:rPrChange>
          </w:rPr>
          <w:delText>Dao</w:delText>
        </w:r>
      </w:del>
      <w:ins w:id="1591" w:author="James Anderson" w:date="2020-06-29T15:17:00Z">
        <w:del w:id="1592" w:author="Nicholas Krapels" w:date="2020-08-15T13:40:00Z">
          <w:r w:rsidR="001328F8" w:rsidRPr="00023D2C" w:rsidDel="00910937">
            <w:rPr>
              <w:rFonts w:ascii="Times New Roman" w:hAnsi="Times New Roman" w:cs="Times New Roman"/>
              <w:sz w:val="24"/>
              <w:szCs w:val="24"/>
              <w:rPrChange w:id="1593" w:author="John Patrick Mullin" w:date="2020-07-06T10:45:00Z">
                <w:rPr>
                  <w:sz w:val="24"/>
                  <w:szCs w:val="24"/>
                </w:rPr>
              </w:rPrChange>
            </w:rPr>
            <w:delText>DAO</w:delText>
          </w:r>
        </w:del>
      </w:ins>
      <w:del w:id="1594" w:author="Nicholas Krapels" w:date="2020-08-15T13:40:00Z">
        <w:r w:rsidRPr="00023D2C" w:rsidDel="00910937">
          <w:rPr>
            <w:rFonts w:ascii="Times New Roman" w:hAnsi="Times New Roman" w:cs="Times New Roman"/>
            <w:sz w:val="24"/>
            <w:szCs w:val="24"/>
            <w:rPrChange w:id="1595" w:author="John Patrick Mullin" w:date="2020-07-06T10:45:00Z">
              <w:rPr>
                <w:sz w:val="24"/>
                <w:szCs w:val="24"/>
              </w:rPr>
            </w:rPrChange>
          </w:rPr>
          <w:delText>. </w:delText>
        </w:r>
      </w:del>
    </w:p>
    <w:p w14:paraId="2FCF5C6B" w14:textId="61144040" w:rsidR="00BC60FC" w:rsidRPr="00023D2C" w:rsidDel="00910937" w:rsidRDefault="00BC60FC">
      <w:pPr>
        <w:pStyle w:val="a"/>
        <w:rPr>
          <w:del w:id="1596" w:author="Nicholas Krapels" w:date="2020-08-15T13:40:00Z"/>
          <w:rFonts w:ascii="Times New Roman" w:hAnsi="Times New Roman" w:cs="Times New Roman"/>
          <w:rPrChange w:id="1597" w:author="John Patrick Mullin" w:date="2020-07-06T10:45:00Z">
            <w:rPr>
              <w:del w:id="1598" w:author="Nicholas Krapels" w:date="2020-08-15T13:40:00Z"/>
            </w:rPr>
          </w:rPrChange>
        </w:rPr>
      </w:pPr>
    </w:p>
    <w:p w14:paraId="411949EA" w14:textId="0BE8A460" w:rsidR="00BC60FC" w:rsidRPr="00023D2C" w:rsidDel="00910937" w:rsidRDefault="00154AE9">
      <w:pPr>
        <w:pStyle w:val="a"/>
        <w:rPr>
          <w:del w:id="1599" w:author="Nicholas Krapels" w:date="2020-08-15T13:40:00Z"/>
          <w:rFonts w:ascii="Times New Roman" w:hAnsi="Times New Roman" w:cs="Times New Roman"/>
          <w:rPrChange w:id="1600" w:author="John Patrick Mullin" w:date="2020-07-06T10:45:00Z">
            <w:rPr>
              <w:del w:id="1601" w:author="Nicholas Krapels" w:date="2020-08-15T13:40:00Z"/>
            </w:rPr>
          </w:rPrChange>
        </w:rPr>
      </w:pPr>
      <w:del w:id="1602" w:author="Nicholas Krapels" w:date="2020-08-15T13:40:00Z">
        <w:r w:rsidRPr="00023D2C" w:rsidDel="00910937">
          <w:rPr>
            <w:rFonts w:ascii="Times New Roman" w:hAnsi="Times New Roman" w:cs="Times New Roman"/>
            <w:sz w:val="24"/>
            <w:szCs w:val="24"/>
            <w:rPrChange w:id="1603" w:author="John Patrick Mullin" w:date="2020-07-06T10:45:00Z">
              <w:rPr>
                <w:sz w:val="24"/>
                <w:szCs w:val="24"/>
              </w:rPr>
            </w:rPrChange>
          </w:rPr>
          <w:delText>Interacting with the MANTRA</w:delText>
        </w:r>
      </w:del>
      <w:ins w:id="1604" w:author="James Anderson" w:date="2020-06-29T15:17:00Z">
        <w:del w:id="1605" w:author="Nicholas Krapels" w:date="2020-08-15T13:40:00Z">
          <w:r w:rsidR="001328F8" w:rsidRPr="00023D2C" w:rsidDel="00910937">
            <w:rPr>
              <w:rFonts w:ascii="Times New Roman" w:hAnsi="Times New Roman" w:cs="Times New Roman"/>
              <w:sz w:val="24"/>
              <w:szCs w:val="24"/>
              <w:rPrChange w:id="1606" w:author="John Patrick Mullin" w:date="2020-07-06T10:45:00Z">
                <w:rPr>
                  <w:sz w:val="24"/>
                  <w:szCs w:val="24"/>
                </w:rPr>
              </w:rPrChange>
            </w:rPr>
            <w:delText>MANTRA</w:delText>
          </w:r>
        </w:del>
      </w:ins>
      <w:del w:id="1607" w:author="Nicholas Krapels" w:date="2020-08-15T13:40:00Z">
        <w:r w:rsidRPr="00023D2C" w:rsidDel="00910937">
          <w:rPr>
            <w:rFonts w:ascii="Times New Roman" w:hAnsi="Times New Roman" w:cs="Times New Roman"/>
            <w:sz w:val="24"/>
            <w:szCs w:val="24"/>
            <w:rPrChange w:id="1608" w:author="John Patrick Mullin" w:date="2020-07-06T10:45:00Z">
              <w:rPr>
                <w:sz w:val="24"/>
                <w:szCs w:val="24"/>
              </w:rPr>
            </w:rPrChange>
          </w:rPr>
          <w:delText xml:space="preserve"> DAO</w:delText>
        </w:r>
      </w:del>
      <w:ins w:id="1609" w:author="James Anderson" w:date="2020-06-29T15:17:00Z">
        <w:del w:id="1610" w:author="Nicholas Krapels" w:date="2020-08-15T13:40:00Z">
          <w:r w:rsidR="001328F8" w:rsidRPr="00023D2C" w:rsidDel="00910937">
            <w:rPr>
              <w:rFonts w:ascii="Times New Roman" w:hAnsi="Times New Roman" w:cs="Times New Roman"/>
              <w:sz w:val="24"/>
              <w:szCs w:val="24"/>
              <w:rPrChange w:id="1611" w:author="John Patrick Mullin" w:date="2020-07-06T10:45:00Z">
                <w:rPr>
                  <w:sz w:val="24"/>
                  <w:szCs w:val="24"/>
                </w:rPr>
              </w:rPrChange>
            </w:rPr>
            <w:delText>DAO</w:delText>
          </w:r>
        </w:del>
      </w:ins>
      <w:del w:id="1612" w:author="Nicholas Krapels" w:date="2020-08-15T13:40:00Z">
        <w:r w:rsidRPr="00023D2C" w:rsidDel="00910937">
          <w:rPr>
            <w:rFonts w:ascii="Times New Roman" w:hAnsi="Times New Roman" w:cs="Times New Roman"/>
            <w:sz w:val="24"/>
            <w:szCs w:val="24"/>
            <w:rPrChange w:id="1613" w:author="John Patrick Mullin" w:date="2020-07-06T10:45:00Z">
              <w:rPr>
                <w:sz w:val="24"/>
                <w:szCs w:val="24"/>
              </w:rPr>
            </w:rPrChange>
          </w:rPr>
          <w:delText xml:space="preserve"> platform is simple and secure. For  staking services,</w:delText>
        </w:r>
        <w:r w:rsidR="00093D30" w:rsidRPr="00023D2C" w:rsidDel="00910937">
          <w:rPr>
            <w:rFonts w:ascii="Times New Roman" w:hAnsi="Times New Roman" w:cs="Times New Roman"/>
            <w:sz w:val="24"/>
            <w:szCs w:val="24"/>
            <w:rPrChange w:id="1614" w:author="John Patrick Mullin" w:date="2020-07-06T10:45:00Z">
              <w:rPr>
                <w:sz w:val="24"/>
                <w:szCs w:val="24"/>
              </w:rPr>
            </w:rPrChange>
          </w:rPr>
          <w:delText xml:space="preserve"> users</w:delText>
        </w:r>
        <w:r w:rsidRPr="00023D2C" w:rsidDel="00910937">
          <w:rPr>
            <w:rFonts w:ascii="Times New Roman" w:hAnsi="Times New Roman" w:cs="Times New Roman"/>
            <w:sz w:val="24"/>
            <w:szCs w:val="24"/>
            <w:rPrChange w:id="1615" w:author="John Patrick Mullin" w:date="2020-07-06T10:45:00Z">
              <w:rPr>
                <w:sz w:val="24"/>
                <w:szCs w:val="24"/>
              </w:rPr>
            </w:rPrChange>
          </w:rPr>
          <w:delText xml:space="preserve"> just need to nominate/delegate our </w:delText>
        </w:r>
      </w:del>
      <w:ins w:id="1616" w:author="James Anderson" w:date="2020-06-29T16:55:00Z">
        <w:del w:id="1617" w:author="Nicholas Krapels" w:date="2020-08-15T13:40:00Z">
          <w:r w:rsidR="002260FB" w:rsidRPr="00023D2C" w:rsidDel="00910937">
            <w:rPr>
              <w:rFonts w:ascii="Times New Roman" w:hAnsi="Times New Roman" w:cs="Times New Roman"/>
              <w:sz w:val="24"/>
              <w:szCs w:val="24"/>
              <w:rPrChange w:id="1618" w:author="John Patrick Mullin" w:date="2020-07-06T10:45:00Z">
                <w:rPr>
                  <w:sz w:val="24"/>
                  <w:szCs w:val="24"/>
                </w:rPr>
              </w:rPrChange>
            </w:rPr>
            <w:delText xml:space="preserve">their </w:delText>
          </w:r>
        </w:del>
      </w:ins>
      <w:del w:id="1619" w:author="Nicholas Krapels" w:date="2020-08-15T13:40:00Z">
        <w:r w:rsidRPr="00023D2C" w:rsidDel="00910937">
          <w:rPr>
            <w:rFonts w:ascii="Times New Roman" w:hAnsi="Times New Roman" w:cs="Times New Roman"/>
            <w:sz w:val="24"/>
            <w:szCs w:val="24"/>
            <w:rPrChange w:id="1620" w:author="John Patrick Mullin" w:date="2020-07-06T10:45:00Z">
              <w:rPr>
                <w:sz w:val="24"/>
                <w:szCs w:val="24"/>
              </w:rPr>
            </w:rPrChange>
          </w:rPr>
          <w:delText>highly secure</w:delText>
        </w:r>
      </w:del>
      <w:ins w:id="1621" w:author="James Anderson" w:date="2020-06-29T16:53:00Z">
        <w:del w:id="1622" w:author="Nicholas Krapels" w:date="2020-08-15T13:40:00Z">
          <w:r w:rsidR="002260FB" w:rsidRPr="00023D2C" w:rsidDel="00910937">
            <w:rPr>
              <w:rFonts w:ascii="Times New Roman" w:hAnsi="Times New Roman" w:cs="Times New Roman"/>
              <w:sz w:val="24"/>
              <w:szCs w:val="24"/>
              <w:rPrChange w:id="1623" w:author="John Patrick Mullin" w:date="2020-07-06T10:45:00Z">
                <w:rPr>
                  <w:sz w:val="24"/>
                  <w:szCs w:val="24"/>
                </w:rPr>
              </w:rPrChange>
            </w:rPr>
            <w:delText>,</w:delText>
          </w:r>
        </w:del>
      </w:ins>
      <w:del w:id="1624" w:author="Nicholas Krapels" w:date="2020-08-15T13:40:00Z">
        <w:r w:rsidRPr="00023D2C" w:rsidDel="00910937">
          <w:rPr>
            <w:rFonts w:ascii="Times New Roman" w:hAnsi="Times New Roman" w:cs="Times New Roman"/>
            <w:sz w:val="24"/>
            <w:szCs w:val="24"/>
            <w:rPrChange w:id="1625" w:author="John Patrick Mullin" w:date="2020-07-06T10:45:00Z">
              <w:rPr>
                <w:sz w:val="24"/>
                <w:szCs w:val="24"/>
              </w:rPr>
            </w:rPrChange>
          </w:rPr>
          <w:delText xml:space="preserve"> enterprise</w:delText>
        </w:r>
      </w:del>
      <w:ins w:id="1626" w:author="James Anderson" w:date="2020-06-29T16:53:00Z">
        <w:del w:id="1627" w:author="Nicholas Krapels" w:date="2020-08-15T13:40:00Z">
          <w:r w:rsidR="002260FB" w:rsidRPr="00023D2C" w:rsidDel="00910937">
            <w:rPr>
              <w:rFonts w:ascii="Times New Roman" w:hAnsi="Times New Roman" w:cs="Times New Roman"/>
              <w:sz w:val="24"/>
              <w:szCs w:val="24"/>
              <w:rPrChange w:id="1628" w:author="John Patrick Mullin" w:date="2020-07-06T10:45:00Z">
                <w:rPr>
                  <w:sz w:val="24"/>
                  <w:szCs w:val="24"/>
                </w:rPr>
              </w:rPrChange>
            </w:rPr>
            <w:delText>-</w:delText>
          </w:r>
        </w:del>
      </w:ins>
      <w:del w:id="1629" w:author="Nicholas Krapels" w:date="2020-08-15T13:40:00Z">
        <w:r w:rsidRPr="00023D2C" w:rsidDel="00910937">
          <w:rPr>
            <w:rFonts w:ascii="Times New Roman" w:hAnsi="Times New Roman" w:cs="Times New Roman"/>
            <w:sz w:val="24"/>
            <w:szCs w:val="24"/>
            <w:rPrChange w:id="1630" w:author="John Patrick Mullin" w:date="2020-07-06T10:45:00Z">
              <w:rPr>
                <w:sz w:val="24"/>
                <w:szCs w:val="24"/>
              </w:rPr>
            </w:rPrChange>
          </w:rPr>
          <w:delText xml:space="preserve"> grade node infrastructure, and depending on the asset we</w:delText>
        </w:r>
      </w:del>
      <w:ins w:id="1631" w:author="James Anderson" w:date="2020-06-29T16:55:00Z">
        <w:del w:id="1632" w:author="Nicholas Krapels" w:date="2020-08-15T13:40:00Z">
          <w:r w:rsidR="002260FB" w:rsidRPr="00023D2C" w:rsidDel="00910937">
            <w:rPr>
              <w:rFonts w:ascii="Times New Roman" w:hAnsi="Times New Roman" w:cs="Times New Roman"/>
              <w:sz w:val="24"/>
              <w:szCs w:val="24"/>
              <w:rPrChange w:id="1633" w:author="John Patrick Mullin" w:date="2020-07-06T10:45:00Z">
                <w:rPr>
                  <w:sz w:val="24"/>
                  <w:szCs w:val="24"/>
                </w:rPr>
              </w:rPrChange>
            </w:rPr>
            <w:delText>MANTRA DAO</w:delText>
          </w:r>
        </w:del>
      </w:ins>
      <w:del w:id="1634" w:author="Nicholas Krapels" w:date="2020-08-15T13:40:00Z">
        <w:r w:rsidRPr="00023D2C" w:rsidDel="00910937">
          <w:rPr>
            <w:rFonts w:ascii="Times New Roman" w:hAnsi="Times New Roman" w:cs="Times New Roman"/>
            <w:sz w:val="24"/>
            <w:szCs w:val="24"/>
            <w:rPrChange w:id="1635" w:author="John Patrick Mullin" w:date="2020-07-06T10:45:00Z">
              <w:rPr>
                <w:sz w:val="24"/>
                <w:szCs w:val="24"/>
              </w:rPr>
            </w:rPrChange>
          </w:rPr>
          <w:delText xml:space="preserve"> will pay you </w:delText>
        </w:r>
      </w:del>
      <w:ins w:id="1636" w:author="James Anderson" w:date="2020-06-29T16:55:00Z">
        <w:del w:id="1637" w:author="Nicholas Krapels" w:date="2020-08-15T13:40:00Z">
          <w:r w:rsidR="002260FB" w:rsidRPr="00023D2C" w:rsidDel="00910937">
            <w:rPr>
              <w:rFonts w:ascii="Times New Roman" w:hAnsi="Times New Roman" w:cs="Times New Roman"/>
              <w:sz w:val="24"/>
              <w:szCs w:val="24"/>
              <w:rPrChange w:id="1638" w:author="John Patrick Mullin" w:date="2020-07-06T10:45:00Z">
                <w:rPr>
                  <w:sz w:val="24"/>
                  <w:szCs w:val="24"/>
                </w:rPr>
              </w:rPrChange>
            </w:rPr>
            <w:delText xml:space="preserve">users </w:delText>
          </w:r>
        </w:del>
      </w:ins>
      <w:del w:id="1639" w:author="Nicholas Krapels" w:date="2020-08-15T13:40:00Z">
        <w:r w:rsidRPr="00023D2C" w:rsidDel="00910937">
          <w:rPr>
            <w:rFonts w:ascii="Times New Roman" w:hAnsi="Times New Roman" w:cs="Times New Roman"/>
            <w:sz w:val="24"/>
            <w:szCs w:val="24"/>
            <w:rPrChange w:id="1640" w:author="John Patrick Mullin" w:date="2020-07-06T10:45:00Z">
              <w:rPr>
                <w:sz w:val="24"/>
                <w:szCs w:val="24"/>
              </w:rPr>
            </w:rPrChange>
          </w:rPr>
          <w:delText xml:space="preserve">back your </w:delText>
        </w:r>
      </w:del>
      <w:ins w:id="1641" w:author="James Anderson" w:date="2020-06-29T16:55:00Z">
        <w:del w:id="1642" w:author="Nicholas Krapels" w:date="2020-08-15T13:40:00Z">
          <w:r w:rsidR="002260FB" w:rsidRPr="00023D2C" w:rsidDel="00910937">
            <w:rPr>
              <w:rFonts w:ascii="Times New Roman" w:hAnsi="Times New Roman" w:cs="Times New Roman"/>
              <w:sz w:val="24"/>
              <w:szCs w:val="24"/>
              <w:rPrChange w:id="1643" w:author="John Patrick Mullin" w:date="2020-07-06T10:45:00Z">
                <w:rPr>
                  <w:sz w:val="24"/>
                  <w:szCs w:val="24"/>
                </w:rPr>
              </w:rPrChange>
            </w:rPr>
            <w:delText xml:space="preserve">their </w:delText>
          </w:r>
        </w:del>
      </w:ins>
      <w:del w:id="1644" w:author="Nicholas Krapels" w:date="2020-08-15T13:40:00Z">
        <w:r w:rsidRPr="00023D2C" w:rsidDel="00910937">
          <w:rPr>
            <w:rFonts w:ascii="Times New Roman" w:hAnsi="Times New Roman" w:cs="Times New Roman"/>
            <w:sz w:val="24"/>
            <w:szCs w:val="24"/>
            <w:rPrChange w:id="1645" w:author="John Patrick Mullin" w:date="2020-07-06T10:45:00Z">
              <w:rPr>
                <w:sz w:val="24"/>
                <w:szCs w:val="24"/>
              </w:rPr>
            </w:rPrChange>
          </w:rPr>
          <w:delText xml:space="preserve">underlying </w:delText>
        </w:r>
      </w:del>
      <w:ins w:id="1646" w:author="James Anderson" w:date="2020-06-29T16:54:00Z">
        <w:del w:id="1647" w:author="Nicholas Krapels" w:date="2020-08-15T13:40:00Z">
          <w:r w:rsidR="002260FB" w:rsidRPr="00023D2C" w:rsidDel="00910937">
            <w:rPr>
              <w:rFonts w:ascii="Times New Roman" w:hAnsi="Times New Roman" w:cs="Times New Roman"/>
              <w:sz w:val="24"/>
              <w:szCs w:val="24"/>
              <w:rPrChange w:id="1648" w:author="John Patrick Mullin" w:date="2020-07-06T10:45:00Z">
                <w:rPr>
                  <w:sz w:val="24"/>
                  <w:szCs w:val="24"/>
                </w:rPr>
              </w:rPrChange>
            </w:rPr>
            <w:delText xml:space="preserve">asset’s </w:delText>
          </w:r>
        </w:del>
      </w:ins>
      <w:del w:id="1649" w:author="Nicholas Krapels" w:date="2020-08-15T13:40:00Z">
        <w:r w:rsidRPr="00023D2C" w:rsidDel="00910937">
          <w:rPr>
            <w:rFonts w:ascii="Times New Roman" w:hAnsi="Times New Roman" w:cs="Times New Roman"/>
            <w:sz w:val="24"/>
            <w:szCs w:val="24"/>
            <w:rPrChange w:id="1650" w:author="John Patrick Mullin" w:date="2020-07-06T10:45:00Z">
              <w:rPr>
                <w:sz w:val="24"/>
                <w:szCs w:val="24"/>
              </w:rPr>
            </w:rPrChange>
          </w:rPr>
          <w:delText xml:space="preserve">interest + </w:delText>
        </w:r>
        <w:r w:rsidR="00093D30" w:rsidRPr="00023D2C" w:rsidDel="00910937">
          <w:rPr>
            <w:rFonts w:ascii="Times New Roman" w:hAnsi="Times New Roman" w:cs="Times New Roman"/>
            <w:sz w:val="24"/>
            <w:szCs w:val="24"/>
            <w:rPrChange w:id="1651" w:author="John Patrick Mullin" w:date="2020-07-06T10:45:00Z">
              <w:rPr>
                <w:sz w:val="24"/>
                <w:szCs w:val="24"/>
              </w:rPr>
            </w:rPrChange>
          </w:rPr>
          <w:delText>additional</w:delText>
        </w:r>
        <w:r w:rsidRPr="00023D2C" w:rsidDel="00910937">
          <w:rPr>
            <w:rFonts w:ascii="Times New Roman" w:hAnsi="Times New Roman" w:cs="Times New Roman"/>
            <w:sz w:val="24"/>
            <w:szCs w:val="24"/>
            <w:rPrChange w:id="1652" w:author="John Patrick Mullin" w:date="2020-07-06T10:45:00Z">
              <w:rPr>
                <w:sz w:val="24"/>
                <w:szCs w:val="24"/>
              </w:rPr>
            </w:rPrChange>
          </w:rPr>
          <w:delText xml:space="preserve"> interest in OM</w:delText>
        </w:r>
      </w:del>
      <w:ins w:id="1653" w:author="James Anderson" w:date="2020-06-29T16:55:00Z">
        <w:del w:id="1654" w:author="Nicholas Krapels" w:date="2020-08-15T13:40:00Z">
          <w:r w:rsidR="002260FB" w:rsidRPr="00023D2C" w:rsidDel="00910937">
            <w:rPr>
              <w:rFonts w:ascii="Times New Roman" w:hAnsi="Times New Roman" w:cs="Times New Roman"/>
              <w:sz w:val="24"/>
              <w:szCs w:val="24"/>
              <w:rPrChange w:id="1655" w:author="John Patrick Mullin" w:date="2020-07-06T10:45:00Z">
                <w:rPr>
                  <w:sz w:val="24"/>
                  <w:szCs w:val="24"/>
                </w:rPr>
              </w:rPrChange>
            </w:rPr>
            <w:delText xml:space="preserve">, </w:delText>
          </w:r>
        </w:del>
      </w:ins>
      <w:del w:id="1656" w:author="Nicholas Krapels" w:date="2020-08-15T13:40:00Z">
        <w:r w:rsidRPr="00023D2C" w:rsidDel="00910937">
          <w:rPr>
            <w:rFonts w:ascii="Times New Roman" w:hAnsi="Times New Roman" w:cs="Times New Roman"/>
            <w:sz w:val="24"/>
            <w:szCs w:val="24"/>
            <w:rPrChange w:id="1657" w:author="John Patrick Mullin" w:date="2020-07-06T10:45:00Z">
              <w:rPr>
                <w:sz w:val="24"/>
                <w:szCs w:val="24"/>
              </w:rPr>
            </w:rPrChange>
          </w:rPr>
          <w:delText xml:space="preserve">. </w:delText>
        </w:r>
        <w:r w:rsidR="00093D30" w:rsidRPr="00023D2C" w:rsidDel="00910937">
          <w:rPr>
            <w:rFonts w:ascii="Times New Roman" w:hAnsi="Times New Roman" w:cs="Times New Roman"/>
            <w:sz w:val="24"/>
            <w:szCs w:val="24"/>
            <w:rPrChange w:id="1658" w:author="John Patrick Mullin" w:date="2020-07-06T10:45:00Z">
              <w:rPr>
                <w:sz w:val="24"/>
                <w:szCs w:val="24"/>
              </w:rPr>
            </w:rPrChange>
          </w:rPr>
          <w:delText>a</w:delText>
        </w:r>
        <w:r w:rsidRPr="00023D2C" w:rsidDel="00910937">
          <w:rPr>
            <w:rFonts w:ascii="Times New Roman" w:hAnsi="Times New Roman" w:cs="Times New Roman"/>
            <w:sz w:val="24"/>
            <w:szCs w:val="24"/>
            <w:rPrChange w:id="1659" w:author="John Patrick Mullin" w:date="2020-07-06T10:45:00Z">
              <w:rPr>
                <w:sz w:val="24"/>
                <w:szCs w:val="24"/>
              </w:rPr>
            </w:rPrChange>
          </w:rPr>
          <w:delText xml:space="preserve">ll while </w:delText>
        </w:r>
      </w:del>
      <w:ins w:id="1660" w:author="James Anderson" w:date="2020-06-29T16:56:00Z">
        <w:del w:id="1661" w:author="Nicholas Krapels" w:date="2020-08-15T13:40:00Z">
          <w:r w:rsidR="001C46DD" w:rsidRPr="00023D2C" w:rsidDel="00910937">
            <w:rPr>
              <w:rFonts w:ascii="Times New Roman" w:hAnsi="Times New Roman" w:cs="Times New Roman"/>
              <w:sz w:val="24"/>
              <w:szCs w:val="24"/>
              <w:rPrChange w:id="1662" w:author="John Patrick Mullin" w:date="2020-07-06T10:45:00Z">
                <w:rPr>
                  <w:sz w:val="24"/>
                  <w:szCs w:val="24"/>
                </w:rPr>
              </w:rPrChange>
            </w:rPr>
            <w:delText xml:space="preserve">users </w:delText>
          </w:r>
        </w:del>
      </w:ins>
      <w:del w:id="1663" w:author="Nicholas Krapels" w:date="2020-08-15T13:40:00Z">
        <w:r w:rsidRPr="00023D2C" w:rsidDel="00910937">
          <w:rPr>
            <w:rFonts w:ascii="Times New Roman" w:hAnsi="Times New Roman" w:cs="Times New Roman"/>
            <w:sz w:val="24"/>
            <w:szCs w:val="24"/>
            <w:rPrChange w:id="1664" w:author="John Patrick Mullin" w:date="2020-07-06T10:45:00Z">
              <w:rPr>
                <w:sz w:val="24"/>
                <w:szCs w:val="24"/>
              </w:rPr>
            </w:rPrChange>
          </w:rPr>
          <w:delText>maintai</w:delText>
        </w:r>
      </w:del>
      <w:ins w:id="1665" w:author="James Anderson" w:date="2020-06-29T16:56:00Z">
        <w:del w:id="1666" w:author="Nicholas Krapels" w:date="2020-08-15T13:40:00Z">
          <w:r w:rsidR="001C46DD" w:rsidRPr="00023D2C" w:rsidDel="00910937">
            <w:rPr>
              <w:rFonts w:ascii="Times New Roman" w:hAnsi="Times New Roman" w:cs="Times New Roman"/>
              <w:sz w:val="24"/>
              <w:szCs w:val="24"/>
              <w:rPrChange w:id="1667" w:author="John Patrick Mullin" w:date="2020-07-06T10:45:00Z">
                <w:rPr>
                  <w:sz w:val="24"/>
                  <w:szCs w:val="24"/>
                </w:rPr>
              </w:rPrChange>
            </w:rPr>
            <w:delText xml:space="preserve">n </w:delText>
          </w:r>
        </w:del>
      </w:ins>
      <w:del w:id="1668" w:author="Nicholas Krapels" w:date="2020-08-15T13:40:00Z">
        <w:r w:rsidRPr="00023D2C" w:rsidDel="00910937">
          <w:rPr>
            <w:rFonts w:ascii="Times New Roman" w:hAnsi="Times New Roman" w:cs="Times New Roman"/>
            <w:sz w:val="24"/>
            <w:szCs w:val="24"/>
            <w:rPrChange w:id="1669" w:author="John Patrick Mullin" w:date="2020-07-06T10:45:00Z">
              <w:rPr>
                <w:sz w:val="24"/>
                <w:szCs w:val="24"/>
              </w:rPr>
            </w:rPrChange>
          </w:rPr>
          <w:delText xml:space="preserve">ning custody of </w:delText>
        </w:r>
        <w:r w:rsidR="00093D30" w:rsidRPr="00023D2C" w:rsidDel="00910937">
          <w:rPr>
            <w:rFonts w:ascii="Times New Roman" w:hAnsi="Times New Roman" w:cs="Times New Roman"/>
            <w:sz w:val="24"/>
            <w:szCs w:val="24"/>
            <w:rPrChange w:id="1670" w:author="John Patrick Mullin" w:date="2020-07-06T10:45:00Z">
              <w:rPr>
                <w:sz w:val="24"/>
                <w:szCs w:val="24"/>
              </w:rPr>
            </w:rPrChange>
          </w:rPr>
          <w:delText>thei</w:delText>
        </w:r>
        <w:r w:rsidRPr="00023D2C" w:rsidDel="00910937">
          <w:rPr>
            <w:rFonts w:ascii="Times New Roman" w:hAnsi="Times New Roman" w:cs="Times New Roman"/>
            <w:sz w:val="24"/>
            <w:szCs w:val="24"/>
            <w:rPrChange w:id="1671" w:author="John Patrick Mullin" w:date="2020-07-06T10:45:00Z">
              <w:rPr>
                <w:sz w:val="24"/>
                <w:szCs w:val="24"/>
              </w:rPr>
            </w:rPrChange>
          </w:rPr>
          <w:delText xml:space="preserve">r own crypto assets. </w:delText>
        </w:r>
        <w:r w:rsidR="00093D30" w:rsidRPr="00023D2C" w:rsidDel="00910937">
          <w:rPr>
            <w:rFonts w:ascii="Times New Roman" w:hAnsi="Times New Roman" w:cs="Times New Roman"/>
            <w:sz w:val="24"/>
            <w:szCs w:val="24"/>
            <w:rPrChange w:id="1672" w:author="John Patrick Mullin" w:date="2020-07-06T10:45:00Z">
              <w:rPr>
                <w:sz w:val="24"/>
                <w:szCs w:val="24"/>
              </w:rPr>
            </w:rPrChange>
          </w:rPr>
          <w:delText>They</w:delText>
        </w:r>
        <w:r w:rsidRPr="00023D2C" w:rsidDel="00910937">
          <w:rPr>
            <w:rFonts w:ascii="Times New Roman" w:hAnsi="Times New Roman" w:cs="Times New Roman"/>
            <w:sz w:val="24"/>
            <w:szCs w:val="24"/>
            <w:rPrChange w:id="1673" w:author="John Patrick Mullin" w:date="2020-07-06T10:45:00Z">
              <w:rPr>
                <w:sz w:val="24"/>
                <w:szCs w:val="24"/>
              </w:rPr>
            </w:rPrChange>
          </w:rPr>
          <w:delText xml:space="preserve"> can generate up to 100% or doubled interest on </w:delText>
        </w:r>
        <w:r w:rsidR="00093D30" w:rsidRPr="00023D2C" w:rsidDel="00910937">
          <w:rPr>
            <w:rFonts w:ascii="Times New Roman" w:hAnsi="Times New Roman" w:cs="Times New Roman"/>
            <w:sz w:val="24"/>
            <w:szCs w:val="24"/>
            <w:rPrChange w:id="1674" w:author="John Patrick Mullin" w:date="2020-07-06T10:45:00Z">
              <w:rPr>
                <w:sz w:val="24"/>
                <w:szCs w:val="24"/>
              </w:rPr>
            </w:rPrChange>
          </w:rPr>
          <w:delText>their</w:delText>
        </w:r>
        <w:r w:rsidRPr="00023D2C" w:rsidDel="00910937">
          <w:rPr>
            <w:rFonts w:ascii="Times New Roman" w:hAnsi="Times New Roman" w:cs="Times New Roman"/>
            <w:sz w:val="24"/>
            <w:szCs w:val="24"/>
            <w:rPrChange w:id="1675" w:author="John Patrick Mullin" w:date="2020-07-06T10:45:00Z">
              <w:rPr>
                <w:sz w:val="24"/>
                <w:szCs w:val="24"/>
              </w:rPr>
            </w:rPrChange>
          </w:rPr>
          <w:delText xml:space="preserve"> underlying principle this way.</w:delText>
        </w:r>
      </w:del>
    </w:p>
    <w:p w14:paraId="02357612" w14:textId="76F6BE94" w:rsidR="00BC60FC" w:rsidRPr="00023D2C" w:rsidDel="00910937" w:rsidRDefault="00BC60FC">
      <w:pPr>
        <w:pStyle w:val="a"/>
        <w:rPr>
          <w:del w:id="1676" w:author="Nicholas Krapels" w:date="2020-08-15T13:40:00Z"/>
          <w:rFonts w:ascii="Times New Roman" w:hAnsi="Times New Roman" w:cs="Times New Roman"/>
          <w:rPrChange w:id="1677" w:author="John Patrick Mullin" w:date="2020-07-06T10:45:00Z">
            <w:rPr>
              <w:del w:id="1678" w:author="Nicholas Krapels" w:date="2020-08-15T13:40:00Z"/>
            </w:rPr>
          </w:rPrChange>
        </w:rPr>
      </w:pPr>
    </w:p>
    <w:p w14:paraId="57FF3EC5" w14:textId="64259DAD" w:rsidR="00BC60FC" w:rsidRPr="00023D2C" w:rsidDel="00910937" w:rsidRDefault="00154AE9">
      <w:pPr>
        <w:pStyle w:val="a"/>
        <w:rPr>
          <w:del w:id="1679" w:author="Nicholas Krapels" w:date="2020-08-15T13:40:00Z"/>
          <w:rFonts w:ascii="Times New Roman" w:hAnsi="Times New Roman" w:cs="Times New Roman"/>
          <w:rPrChange w:id="1680" w:author="John Patrick Mullin" w:date="2020-07-06T10:45:00Z">
            <w:rPr>
              <w:del w:id="1681" w:author="Nicholas Krapels" w:date="2020-08-15T13:40:00Z"/>
            </w:rPr>
          </w:rPrChange>
        </w:rPr>
      </w:pPr>
      <w:del w:id="1682" w:author="Nicholas Krapels" w:date="2020-08-15T13:40:00Z">
        <w:r w:rsidRPr="00023D2C" w:rsidDel="00910937">
          <w:rPr>
            <w:rFonts w:ascii="Times New Roman" w:hAnsi="Times New Roman" w:cs="Times New Roman"/>
            <w:b/>
            <w:sz w:val="24"/>
            <w:szCs w:val="24"/>
            <w:rPrChange w:id="1683" w:author="John Patrick Mullin" w:date="2020-07-06T10:45:00Z">
              <w:rPr>
                <w:b/>
                <w:sz w:val="24"/>
                <w:szCs w:val="24"/>
              </w:rPr>
            </w:rPrChange>
          </w:rPr>
          <w:delText>Karma protocol is a reputation mechanism that aims at rewarding users for their contributions to the ecosystem. It</w:delText>
        </w:r>
        <w:r w:rsidR="00EA79EC" w:rsidRPr="00023D2C" w:rsidDel="00910937">
          <w:rPr>
            <w:rFonts w:ascii="Times New Roman" w:hAnsi="Times New Roman" w:cs="Times New Roman"/>
            <w:b/>
            <w:sz w:val="24"/>
            <w:szCs w:val="24"/>
            <w:rPrChange w:id="1684" w:author="John Patrick Mullin" w:date="2020-07-06T10:45:00Z">
              <w:rPr>
                <w:b/>
                <w:sz w:val="24"/>
                <w:szCs w:val="24"/>
              </w:rPr>
            </w:rPrChange>
          </w:rPr>
          <w:delText>’</w:delText>
        </w:r>
        <w:r w:rsidRPr="00023D2C" w:rsidDel="00910937">
          <w:rPr>
            <w:rFonts w:ascii="Times New Roman" w:hAnsi="Times New Roman" w:cs="Times New Roman"/>
            <w:b/>
            <w:sz w:val="24"/>
            <w:szCs w:val="24"/>
            <w:rPrChange w:id="1685" w:author="John Patrick Mullin" w:date="2020-07-06T10:45:00Z">
              <w:rPr>
                <w:b/>
                <w:sz w:val="24"/>
                <w:szCs w:val="24"/>
              </w:rPr>
            </w:rPrChange>
          </w:rPr>
          <w:delText xml:space="preserve">s similar to a credit score in traditional finance. </w:delText>
        </w:r>
      </w:del>
    </w:p>
    <w:p w14:paraId="7617E82D" w14:textId="121ED409" w:rsidR="00BC60FC" w:rsidRPr="00023D2C" w:rsidDel="00910937" w:rsidRDefault="00BC60FC">
      <w:pPr>
        <w:pStyle w:val="a"/>
        <w:rPr>
          <w:del w:id="1686" w:author="Nicholas Krapels" w:date="2020-08-15T13:40:00Z"/>
          <w:rFonts w:ascii="Times New Roman" w:hAnsi="Times New Roman" w:cs="Times New Roman"/>
          <w:rPrChange w:id="1687" w:author="John Patrick Mullin" w:date="2020-07-06T10:45:00Z">
            <w:rPr>
              <w:del w:id="1688" w:author="Nicholas Krapels" w:date="2020-08-15T13:40:00Z"/>
            </w:rPr>
          </w:rPrChange>
        </w:rPr>
      </w:pPr>
    </w:p>
    <w:p w14:paraId="0E330AAD" w14:textId="2F9E8BB9" w:rsidR="00BC60FC" w:rsidRPr="00023D2C" w:rsidDel="00910937" w:rsidRDefault="00154AE9">
      <w:pPr>
        <w:pStyle w:val="a"/>
        <w:rPr>
          <w:del w:id="1689" w:author="Nicholas Krapels" w:date="2020-08-15T13:40:00Z"/>
          <w:rFonts w:ascii="Times New Roman" w:hAnsi="Times New Roman" w:cs="Times New Roman"/>
          <w:rPrChange w:id="1690" w:author="John Patrick Mullin" w:date="2020-07-06T10:45:00Z">
            <w:rPr>
              <w:del w:id="1691" w:author="Nicholas Krapels" w:date="2020-08-15T13:40:00Z"/>
            </w:rPr>
          </w:rPrChange>
        </w:rPr>
      </w:pPr>
      <w:del w:id="1692" w:author="Nicholas Krapels" w:date="2020-08-15T13:40:00Z">
        <w:r w:rsidRPr="00023D2C" w:rsidDel="00910937">
          <w:rPr>
            <w:rFonts w:ascii="Times New Roman" w:hAnsi="Times New Roman" w:cs="Times New Roman"/>
            <w:sz w:val="24"/>
            <w:szCs w:val="24"/>
            <w:rPrChange w:id="1693" w:author="John Patrick Mullin" w:date="2020-07-06T10:45:00Z">
              <w:rPr>
                <w:sz w:val="24"/>
                <w:szCs w:val="24"/>
              </w:rPr>
            </w:rPrChange>
          </w:rPr>
          <w:delText>Users gain KΛRMΛ by supporting the ecosystem through:</w:delText>
        </w:r>
      </w:del>
    </w:p>
    <w:p w14:paraId="572D39EE" w14:textId="1F7C78CA" w:rsidR="00BC60FC" w:rsidRPr="00023D2C" w:rsidDel="00910937" w:rsidRDefault="00154AE9">
      <w:pPr>
        <w:pStyle w:val="a"/>
        <w:numPr>
          <w:ilvl w:val="0"/>
          <w:numId w:val="7"/>
        </w:numPr>
        <w:rPr>
          <w:del w:id="1694" w:author="Nicholas Krapels" w:date="2020-08-15T13:40:00Z"/>
          <w:rFonts w:ascii="Times New Roman" w:hAnsi="Times New Roman" w:cs="Times New Roman"/>
          <w:rPrChange w:id="1695" w:author="John Patrick Mullin" w:date="2020-07-06T10:45:00Z">
            <w:rPr>
              <w:del w:id="1696" w:author="Nicholas Krapels" w:date="2020-08-15T13:40:00Z"/>
            </w:rPr>
          </w:rPrChange>
        </w:rPr>
      </w:pPr>
      <w:del w:id="1697" w:author="Nicholas Krapels" w:date="2020-08-15T13:40:00Z">
        <w:r w:rsidRPr="00023D2C" w:rsidDel="00910937">
          <w:rPr>
            <w:rFonts w:ascii="Times New Roman" w:hAnsi="Times New Roman" w:cs="Times New Roman"/>
            <w:sz w:val="24"/>
            <w:szCs w:val="24"/>
            <w:rPrChange w:id="1698" w:author="John Patrick Mullin" w:date="2020-07-06T10:45:00Z">
              <w:rPr>
                <w:sz w:val="24"/>
                <w:szCs w:val="24"/>
              </w:rPr>
            </w:rPrChange>
          </w:rPr>
          <w:delText>Staking OM tokens</w:delText>
        </w:r>
      </w:del>
    </w:p>
    <w:p w14:paraId="7D144A4E" w14:textId="02BAB944" w:rsidR="00BC60FC" w:rsidRPr="00023D2C" w:rsidDel="00910937" w:rsidRDefault="00154AE9">
      <w:pPr>
        <w:pStyle w:val="a"/>
        <w:numPr>
          <w:ilvl w:val="0"/>
          <w:numId w:val="8"/>
        </w:numPr>
        <w:rPr>
          <w:del w:id="1699" w:author="Nicholas Krapels" w:date="2020-08-15T13:40:00Z"/>
          <w:rFonts w:ascii="Times New Roman" w:hAnsi="Times New Roman" w:cs="Times New Roman"/>
          <w:rPrChange w:id="1700" w:author="John Patrick Mullin" w:date="2020-07-06T10:45:00Z">
            <w:rPr>
              <w:del w:id="1701" w:author="Nicholas Krapels" w:date="2020-08-15T13:40:00Z"/>
            </w:rPr>
          </w:rPrChange>
        </w:rPr>
      </w:pPr>
      <w:del w:id="1702" w:author="Nicholas Krapels" w:date="2020-08-15T13:40:00Z">
        <w:r w:rsidRPr="00023D2C" w:rsidDel="00910937">
          <w:rPr>
            <w:rFonts w:ascii="Times New Roman" w:hAnsi="Times New Roman" w:cs="Times New Roman"/>
            <w:sz w:val="24"/>
            <w:szCs w:val="24"/>
            <w:rPrChange w:id="1703" w:author="John Patrick Mullin" w:date="2020-07-06T10:45:00Z">
              <w:rPr>
                <w:sz w:val="24"/>
                <w:szCs w:val="24"/>
              </w:rPr>
            </w:rPrChange>
          </w:rPr>
          <w:delText>Taking out &amp; paying back loans</w:delText>
        </w:r>
      </w:del>
    </w:p>
    <w:p w14:paraId="0E73934A" w14:textId="5F304297" w:rsidR="00BC60FC" w:rsidRPr="00023D2C" w:rsidDel="00910937" w:rsidRDefault="00154AE9">
      <w:pPr>
        <w:pStyle w:val="a"/>
        <w:numPr>
          <w:ilvl w:val="0"/>
          <w:numId w:val="9"/>
        </w:numPr>
        <w:rPr>
          <w:del w:id="1704" w:author="Nicholas Krapels" w:date="2020-08-15T13:40:00Z"/>
          <w:rFonts w:ascii="Times New Roman" w:hAnsi="Times New Roman" w:cs="Times New Roman"/>
          <w:rPrChange w:id="1705" w:author="John Patrick Mullin" w:date="2020-07-06T10:45:00Z">
            <w:rPr>
              <w:del w:id="1706" w:author="Nicholas Krapels" w:date="2020-08-15T13:40:00Z"/>
            </w:rPr>
          </w:rPrChange>
        </w:rPr>
      </w:pPr>
      <w:del w:id="1707" w:author="Nicholas Krapels" w:date="2020-08-15T13:40:00Z">
        <w:r w:rsidRPr="00023D2C" w:rsidDel="00910937">
          <w:rPr>
            <w:rFonts w:ascii="Times New Roman" w:hAnsi="Times New Roman" w:cs="Times New Roman"/>
            <w:sz w:val="24"/>
            <w:szCs w:val="24"/>
            <w:rPrChange w:id="1708" w:author="John Patrick Mullin" w:date="2020-07-06T10:45:00Z">
              <w:rPr>
                <w:sz w:val="24"/>
                <w:szCs w:val="24"/>
              </w:rPr>
            </w:rPrChange>
          </w:rPr>
          <w:delText>Submitting &amp; voting on proposals</w:delText>
        </w:r>
      </w:del>
    </w:p>
    <w:p w14:paraId="02E64897" w14:textId="4D9D007A" w:rsidR="00BC60FC" w:rsidRPr="00023D2C" w:rsidDel="00910937" w:rsidRDefault="00154AE9">
      <w:pPr>
        <w:pStyle w:val="a"/>
        <w:numPr>
          <w:ilvl w:val="0"/>
          <w:numId w:val="10"/>
        </w:numPr>
        <w:rPr>
          <w:del w:id="1709" w:author="Nicholas Krapels" w:date="2020-08-15T13:40:00Z"/>
          <w:rFonts w:ascii="Times New Roman" w:hAnsi="Times New Roman" w:cs="Times New Roman"/>
          <w:rPrChange w:id="1710" w:author="John Patrick Mullin" w:date="2020-07-06T10:45:00Z">
            <w:rPr>
              <w:del w:id="1711" w:author="Nicholas Krapels" w:date="2020-08-15T13:40:00Z"/>
            </w:rPr>
          </w:rPrChange>
        </w:rPr>
      </w:pPr>
      <w:del w:id="1712" w:author="Nicholas Krapels" w:date="2020-08-15T13:40:00Z">
        <w:r w:rsidRPr="00023D2C" w:rsidDel="00910937">
          <w:rPr>
            <w:rFonts w:ascii="Times New Roman" w:hAnsi="Times New Roman" w:cs="Times New Roman"/>
            <w:sz w:val="24"/>
            <w:szCs w:val="24"/>
            <w:rPrChange w:id="1713" w:author="John Patrick Mullin" w:date="2020-07-06T10:45:00Z">
              <w:rPr>
                <w:sz w:val="24"/>
                <w:szCs w:val="24"/>
              </w:rPr>
            </w:rPrChange>
          </w:rPr>
          <w:delText>Joining the MANTRA</w:delText>
        </w:r>
      </w:del>
      <w:ins w:id="1714" w:author="James Anderson" w:date="2020-06-29T15:17:00Z">
        <w:del w:id="1715" w:author="Nicholas Krapels" w:date="2020-08-15T13:40:00Z">
          <w:r w:rsidR="001328F8" w:rsidRPr="00023D2C" w:rsidDel="00910937">
            <w:rPr>
              <w:rFonts w:ascii="Times New Roman" w:hAnsi="Times New Roman" w:cs="Times New Roman"/>
              <w:sz w:val="24"/>
              <w:szCs w:val="24"/>
              <w:rPrChange w:id="1716" w:author="John Patrick Mullin" w:date="2020-07-06T10:45:00Z">
                <w:rPr>
                  <w:sz w:val="24"/>
                  <w:szCs w:val="24"/>
                </w:rPr>
              </w:rPrChange>
            </w:rPr>
            <w:delText>MANTRA</w:delText>
          </w:r>
        </w:del>
      </w:ins>
      <w:del w:id="1717" w:author="Nicholas Krapels" w:date="2020-08-15T13:40:00Z">
        <w:r w:rsidRPr="00023D2C" w:rsidDel="00910937">
          <w:rPr>
            <w:rFonts w:ascii="Times New Roman" w:hAnsi="Times New Roman" w:cs="Times New Roman"/>
            <w:sz w:val="24"/>
            <w:szCs w:val="24"/>
            <w:rPrChange w:id="1718" w:author="John Patrick Mullin" w:date="2020-07-06T10:45:00Z">
              <w:rPr>
                <w:sz w:val="24"/>
                <w:szCs w:val="24"/>
              </w:rPr>
            </w:rPrChange>
          </w:rPr>
          <w:delText xml:space="preserve"> POOL savings game</w:delText>
        </w:r>
      </w:del>
    </w:p>
    <w:p w14:paraId="577B8000" w14:textId="2688E407" w:rsidR="00BC60FC" w:rsidRPr="00023D2C" w:rsidDel="00910937" w:rsidRDefault="00154AE9">
      <w:pPr>
        <w:pStyle w:val="a"/>
        <w:numPr>
          <w:ilvl w:val="0"/>
          <w:numId w:val="11"/>
        </w:numPr>
        <w:rPr>
          <w:del w:id="1719" w:author="Nicholas Krapels" w:date="2020-08-15T13:40:00Z"/>
          <w:rFonts w:ascii="Times New Roman" w:hAnsi="Times New Roman" w:cs="Times New Roman"/>
          <w:rPrChange w:id="1720" w:author="John Patrick Mullin" w:date="2020-07-06T10:45:00Z">
            <w:rPr>
              <w:del w:id="1721" w:author="Nicholas Krapels" w:date="2020-08-15T13:40:00Z"/>
            </w:rPr>
          </w:rPrChange>
        </w:rPr>
      </w:pPr>
      <w:del w:id="1722" w:author="Nicholas Krapels" w:date="2020-08-15T13:40:00Z">
        <w:r w:rsidRPr="00023D2C" w:rsidDel="00910937">
          <w:rPr>
            <w:rFonts w:ascii="Times New Roman" w:hAnsi="Times New Roman" w:cs="Times New Roman"/>
            <w:sz w:val="24"/>
            <w:szCs w:val="24"/>
            <w:rPrChange w:id="1723" w:author="John Patrick Mullin" w:date="2020-07-06T10:45:00Z">
              <w:rPr>
                <w:sz w:val="24"/>
                <w:szCs w:val="24"/>
              </w:rPr>
            </w:rPrChange>
          </w:rPr>
          <w:delText>Referring friends to grow the community</w:delText>
        </w:r>
      </w:del>
    </w:p>
    <w:p w14:paraId="37EA7438" w14:textId="692740CB" w:rsidR="00BC60FC" w:rsidRPr="00023D2C" w:rsidDel="00910937" w:rsidRDefault="00154AE9">
      <w:pPr>
        <w:pStyle w:val="a"/>
        <w:numPr>
          <w:ilvl w:val="0"/>
          <w:numId w:val="12"/>
        </w:numPr>
        <w:rPr>
          <w:del w:id="1724" w:author="Nicholas Krapels" w:date="2020-08-15T13:40:00Z"/>
          <w:rFonts w:ascii="Times New Roman" w:hAnsi="Times New Roman" w:cs="Times New Roman"/>
          <w:rPrChange w:id="1725" w:author="John Patrick Mullin" w:date="2020-07-06T10:45:00Z">
            <w:rPr>
              <w:del w:id="1726" w:author="Nicholas Krapels" w:date="2020-08-15T13:40:00Z"/>
            </w:rPr>
          </w:rPrChange>
        </w:rPr>
      </w:pPr>
      <w:del w:id="1727" w:author="Nicholas Krapels" w:date="2020-08-15T13:40:00Z">
        <w:r w:rsidRPr="00023D2C" w:rsidDel="00910937">
          <w:rPr>
            <w:rFonts w:ascii="Times New Roman" w:hAnsi="Times New Roman" w:cs="Times New Roman"/>
            <w:sz w:val="24"/>
            <w:szCs w:val="24"/>
            <w:rPrChange w:id="1728" w:author="John Patrick Mullin" w:date="2020-07-06T10:45:00Z">
              <w:rPr>
                <w:sz w:val="24"/>
                <w:szCs w:val="24"/>
              </w:rPr>
            </w:rPrChange>
          </w:rPr>
          <w:delText>Receiving grants</w:delText>
        </w:r>
      </w:del>
    </w:p>
    <w:p w14:paraId="38794842" w14:textId="34CAE7E2" w:rsidR="00BC60FC" w:rsidRPr="00023D2C" w:rsidDel="00910937" w:rsidRDefault="00154AE9">
      <w:pPr>
        <w:pStyle w:val="a"/>
        <w:numPr>
          <w:ilvl w:val="0"/>
          <w:numId w:val="13"/>
        </w:numPr>
        <w:rPr>
          <w:del w:id="1729" w:author="Nicholas Krapels" w:date="2020-08-15T13:40:00Z"/>
          <w:rFonts w:ascii="Times New Roman" w:hAnsi="Times New Roman" w:cs="Times New Roman"/>
          <w:rPrChange w:id="1730" w:author="John Patrick Mullin" w:date="2020-07-06T10:45:00Z">
            <w:rPr>
              <w:del w:id="1731" w:author="Nicholas Krapels" w:date="2020-08-15T13:40:00Z"/>
            </w:rPr>
          </w:rPrChange>
        </w:rPr>
      </w:pPr>
      <w:del w:id="1732" w:author="Nicholas Krapels" w:date="2020-08-15T13:40:00Z">
        <w:r w:rsidRPr="00023D2C" w:rsidDel="00910937">
          <w:rPr>
            <w:rFonts w:ascii="Times New Roman" w:hAnsi="Times New Roman" w:cs="Times New Roman"/>
            <w:sz w:val="24"/>
            <w:szCs w:val="24"/>
            <w:rPrChange w:id="1733" w:author="John Patrick Mullin" w:date="2020-07-06T10:45:00Z">
              <w:rPr>
                <w:sz w:val="24"/>
                <w:szCs w:val="24"/>
              </w:rPr>
            </w:rPrChange>
          </w:rPr>
          <w:delText xml:space="preserve">And more! </w:delText>
        </w:r>
      </w:del>
    </w:p>
    <w:p w14:paraId="1FD5E37F" w14:textId="672E9899" w:rsidR="00BC60FC" w:rsidRPr="00023D2C" w:rsidDel="00910937" w:rsidRDefault="00BC60FC">
      <w:pPr>
        <w:pStyle w:val="a"/>
        <w:rPr>
          <w:del w:id="1734" w:author="Nicholas Krapels" w:date="2020-08-15T13:40:00Z"/>
          <w:rFonts w:ascii="Times New Roman" w:hAnsi="Times New Roman" w:cs="Times New Roman"/>
          <w:rPrChange w:id="1735" w:author="John Patrick Mullin" w:date="2020-07-06T10:45:00Z">
            <w:rPr>
              <w:del w:id="1736" w:author="Nicholas Krapels" w:date="2020-08-15T13:40:00Z"/>
            </w:rPr>
          </w:rPrChange>
        </w:rPr>
      </w:pPr>
    </w:p>
    <w:p w14:paraId="6B85389B" w14:textId="1C985430" w:rsidR="00BC60FC" w:rsidRPr="00023D2C" w:rsidDel="00910937" w:rsidRDefault="00154AE9">
      <w:pPr>
        <w:pStyle w:val="a"/>
        <w:rPr>
          <w:del w:id="1737" w:author="Nicholas Krapels" w:date="2020-08-15T13:40:00Z"/>
          <w:rFonts w:ascii="Times New Roman" w:hAnsi="Times New Roman" w:cs="Times New Roman"/>
          <w:rPrChange w:id="1738" w:author="John Patrick Mullin" w:date="2020-07-06T10:45:00Z">
            <w:rPr>
              <w:del w:id="1739" w:author="Nicholas Krapels" w:date="2020-08-15T13:40:00Z"/>
            </w:rPr>
          </w:rPrChange>
        </w:rPr>
      </w:pPr>
      <w:del w:id="1740" w:author="Nicholas Krapels" w:date="2020-08-15T13:40:00Z">
        <w:r w:rsidRPr="00023D2C" w:rsidDel="00910937">
          <w:rPr>
            <w:rFonts w:ascii="Times New Roman" w:hAnsi="Times New Roman" w:cs="Times New Roman"/>
            <w:sz w:val="24"/>
            <w:szCs w:val="24"/>
            <w:rPrChange w:id="1741" w:author="John Patrick Mullin" w:date="2020-07-06T10:45:00Z">
              <w:rPr>
                <w:sz w:val="24"/>
                <w:szCs w:val="24"/>
              </w:rPr>
            </w:rPrChange>
          </w:rPr>
          <w:delText>Users with higher karma gain access to various benefits, such as:</w:delText>
        </w:r>
      </w:del>
    </w:p>
    <w:p w14:paraId="70D9785C" w14:textId="7CE23F07" w:rsidR="00BC60FC" w:rsidRPr="00023D2C" w:rsidDel="00910937" w:rsidRDefault="00154AE9">
      <w:pPr>
        <w:pStyle w:val="a"/>
        <w:numPr>
          <w:ilvl w:val="0"/>
          <w:numId w:val="14"/>
        </w:numPr>
        <w:rPr>
          <w:del w:id="1742" w:author="Nicholas Krapels" w:date="2020-08-15T13:40:00Z"/>
          <w:rFonts w:ascii="Times New Roman" w:hAnsi="Times New Roman" w:cs="Times New Roman"/>
          <w:rPrChange w:id="1743" w:author="John Patrick Mullin" w:date="2020-07-06T10:45:00Z">
            <w:rPr>
              <w:del w:id="1744" w:author="Nicholas Krapels" w:date="2020-08-15T13:40:00Z"/>
            </w:rPr>
          </w:rPrChange>
        </w:rPr>
      </w:pPr>
      <w:del w:id="1745" w:author="Nicholas Krapels" w:date="2020-08-15T13:40:00Z">
        <w:r w:rsidRPr="00023D2C" w:rsidDel="00910937">
          <w:rPr>
            <w:rFonts w:ascii="Times New Roman" w:hAnsi="Times New Roman" w:cs="Times New Roman"/>
            <w:sz w:val="24"/>
            <w:szCs w:val="24"/>
            <w:rPrChange w:id="1746" w:author="John Patrick Mullin" w:date="2020-07-06T10:45:00Z">
              <w:rPr>
                <w:sz w:val="24"/>
                <w:szCs w:val="24"/>
              </w:rPr>
            </w:rPrChange>
          </w:rPr>
          <w:delText>Increased OM staking rewards</w:delText>
        </w:r>
      </w:del>
    </w:p>
    <w:p w14:paraId="61EB4A8B" w14:textId="1D02AAB9" w:rsidR="00BC60FC" w:rsidRPr="00023D2C" w:rsidDel="00910937" w:rsidRDefault="00154AE9">
      <w:pPr>
        <w:pStyle w:val="a"/>
        <w:numPr>
          <w:ilvl w:val="0"/>
          <w:numId w:val="15"/>
        </w:numPr>
        <w:rPr>
          <w:del w:id="1747" w:author="Nicholas Krapels" w:date="2020-08-15T13:40:00Z"/>
          <w:rFonts w:ascii="Times New Roman" w:hAnsi="Times New Roman" w:cs="Times New Roman"/>
          <w:rPrChange w:id="1748" w:author="John Patrick Mullin" w:date="2020-07-06T10:45:00Z">
            <w:rPr>
              <w:del w:id="1749" w:author="Nicholas Krapels" w:date="2020-08-15T13:40:00Z"/>
            </w:rPr>
          </w:rPrChange>
        </w:rPr>
      </w:pPr>
      <w:del w:id="1750" w:author="Nicholas Krapels" w:date="2020-08-15T13:40:00Z">
        <w:r w:rsidRPr="00023D2C" w:rsidDel="00910937">
          <w:rPr>
            <w:rFonts w:ascii="Times New Roman" w:hAnsi="Times New Roman" w:cs="Times New Roman"/>
            <w:sz w:val="24"/>
            <w:szCs w:val="24"/>
            <w:rPrChange w:id="1751" w:author="John Patrick Mullin" w:date="2020-07-06T10:45:00Z">
              <w:rPr>
                <w:sz w:val="24"/>
                <w:szCs w:val="24"/>
              </w:rPr>
            </w:rPrChange>
          </w:rPr>
          <w:delText>Decreased staking fees</w:delText>
        </w:r>
      </w:del>
    </w:p>
    <w:p w14:paraId="1A97B0B5" w14:textId="281A8B3B" w:rsidR="00BC60FC" w:rsidRPr="00023D2C" w:rsidDel="00910937" w:rsidRDefault="00154AE9">
      <w:pPr>
        <w:pStyle w:val="a"/>
        <w:numPr>
          <w:ilvl w:val="0"/>
          <w:numId w:val="16"/>
        </w:numPr>
        <w:rPr>
          <w:del w:id="1752" w:author="Nicholas Krapels" w:date="2020-08-15T13:40:00Z"/>
          <w:rFonts w:ascii="Times New Roman" w:hAnsi="Times New Roman" w:cs="Times New Roman"/>
          <w:rPrChange w:id="1753" w:author="John Patrick Mullin" w:date="2020-07-06T10:45:00Z">
            <w:rPr>
              <w:del w:id="1754" w:author="Nicholas Krapels" w:date="2020-08-15T13:40:00Z"/>
            </w:rPr>
          </w:rPrChange>
        </w:rPr>
      </w:pPr>
      <w:del w:id="1755" w:author="Nicholas Krapels" w:date="2020-08-15T13:40:00Z">
        <w:r w:rsidRPr="00023D2C" w:rsidDel="00910937">
          <w:rPr>
            <w:rFonts w:ascii="Times New Roman" w:hAnsi="Times New Roman" w:cs="Times New Roman"/>
            <w:sz w:val="24"/>
            <w:szCs w:val="24"/>
            <w:rPrChange w:id="1756" w:author="John Patrick Mullin" w:date="2020-07-06T10:45:00Z">
              <w:rPr>
                <w:sz w:val="24"/>
                <w:szCs w:val="24"/>
              </w:rPr>
            </w:rPrChange>
          </w:rPr>
          <w:delText>Free access to MANTRA</w:delText>
        </w:r>
      </w:del>
      <w:ins w:id="1757" w:author="James Anderson" w:date="2020-06-29T15:17:00Z">
        <w:del w:id="1758" w:author="Nicholas Krapels" w:date="2020-08-15T13:40:00Z">
          <w:r w:rsidR="001328F8" w:rsidRPr="00023D2C" w:rsidDel="00910937">
            <w:rPr>
              <w:rFonts w:ascii="Times New Roman" w:hAnsi="Times New Roman" w:cs="Times New Roman"/>
              <w:sz w:val="24"/>
              <w:szCs w:val="24"/>
              <w:rPrChange w:id="1759" w:author="John Patrick Mullin" w:date="2020-07-06T10:45:00Z">
                <w:rPr>
                  <w:sz w:val="24"/>
                  <w:szCs w:val="24"/>
                </w:rPr>
              </w:rPrChange>
            </w:rPr>
            <w:delText>MANTRA</w:delText>
          </w:r>
        </w:del>
      </w:ins>
      <w:del w:id="1760" w:author="Nicholas Krapels" w:date="2020-08-15T13:40:00Z">
        <w:r w:rsidRPr="00023D2C" w:rsidDel="00910937">
          <w:rPr>
            <w:rFonts w:ascii="Times New Roman" w:hAnsi="Times New Roman" w:cs="Times New Roman"/>
            <w:sz w:val="24"/>
            <w:szCs w:val="24"/>
            <w:rPrChange w:id="1761" w:author="John Patrick Mullin" w:date="2020-07-06T10:45:00Z">
              <w:rPr>
                <w:sz w:val="24"/>
                <w:szCs w:val="24"/>
              </w:rPr>
            </w:rPrChange>
          </w:rPr>
          <w:delText xml:space="preserve"> POOL </w:delText>
        </w:r>
      </w:del>
    </w:p>
    <w:p w14:paraId="4862CD0C" w14:textId="747581F2" w:rsidR="00BC60FC" w:rsidRPr="00023D2C" w:rsidDel="00910937" w:rsidRDefault="00154AE9">
      <w:pPr>
        <w:pStyle w:val="a"/>
        <w:numPr>
          <w:ilvl w:val="0"/>
          <w:numId w:val="17"/>
        </w:numPr>
        <w:rPr>
          <w:del w:id="1762" w:author="Nicholas Krapels" w:date="2020-08-15T13:40:00Z"/>
          <w:rFonts w:ascii="Times New Roman" w:hAnsi="Times New Roman" w:cs="Times New Roman"/>
          <w:rPrChange w:id="1763" w:author="John Patrick Mullin" w:date="2020-07-06T10:45:00Z">
            <w:rPr>
              <w:del w:id="1764" w:author="Nicholas Krapels" w:date="2020-08-15T13:40:00Z"/>
            </w:rPr>
          </w:rPrChange>
        </w:rPr>
      </w:pPr>
      <w:del w:id="1765" w:author="Nicholas Krapels" w:date="2020-08-15T13:40:00Z">
        <w:r w:rsidRPr="00023D2C" w:rsidDel="00910937">
          <w:rPr>
            <w:rFonts w:ascii="Times New Roman" w:hAnsi="Times New Roman" w:cs="Times New Roman"/>
            <w:sz w:val="24"/>
            <w:szCs w:val="24"/>
            <w:rPrChange w:id="1766" w:author="John Patrick Mullin" w:date="2020-07-06T10:45:00Z">
              <w:rPr>
                <w:sz w:val="24"/>
                <w:szCs w:val="24"/>
              </w:rPr>
            </w:rPrChange>
          </w:rPr>
          <w:delText>Lower loan interest rates</w:delText>
        </w:r>
      </w:del>
    </w:p>
    <w:p w14:paraId="11610F2B" w14:textId="59F43F99" w:rsidR="00BC60FC" w:rsidRPr="00023D2C" w:rsidDel="00910937" w:rsidRDefault="00154AE9">
      <w:pPr>
        <w:pStyle w:val="a"/>
        <w:numPr>
          <w:ilvl w:val="0"/>
          <w:numId w:val="18"/>
        </w:numPr>
        <w:rPr>
          <w:del w:id="1767" w:author="Nicholas Krapels" w:date="2020-08-15T13:40:00Z"/>
          <w:rFonts w:ascii="Times New Roman" w:hAnsi="Times New Roman" w:cs="Times New Roman"/>
          <w:rPrChange w:id="1768" w:author="John Patrick Mullin" w:date="2020-07-06T10:45:00Z">
            <w:rPr>
              <w:del w:id="1769" w:author="Nicholas Krapels" w:date="2020-08-15T13:40:00Z"/>
            </w:rPr>
          </w:rPrChange>
        </w:rPr>
      </w:pPr>
      <w:del w:id="1770" w:author="Nicholas Krapels" w:date="2020-08-15T13:40:00Z">
        <w:r w:rsidRPr="00023D2C" w:rsidDel="00910937">
          <w:rPr>
            <w:rFonts w:ascii="Times New Roman" w:hAnsi="Times New Roman" w:cs="Times New Roman"/>
            <w:sz w:val="24"/>
            <w:szCs w:val="24"/>
            <w:rPrChange w:id="1771" w:author="John Patrick Mullin" w:date="2020-07-06T10:45:00Z">
              <w:rPr>
                <w:sz w:val="24"/>
                <w:szCs w:val="24"/>
              </w:rPr>
            </w:rPrChange>
          </w:rPr>
          <w:delText>Loyalty rewards</w:delText>
        </w:r>
        <w:r w:rsidRPr="00023D2C" w:rsidDel="00910937">
          <w:rPr>
            <w:rFonts w:ascii="Times New Roman" w:hAnsi="Times New Roman" w:cs="Times New Roman"/>
            <w:rPrChange w:id="1772" w:author="John Patrick Mullin" w:date="2020-07-06T10:45:00Z">
              <w:rPr/>
            </w:rPrChange>
          </w:rPr>
          <w:br/>
        </w:r>
      </w:del>
    </w:p>
    <w:p w14:paraId="538F94E0" w14:textId="097B9057" w:rsidR="00BC60FC" w:rsidRPr="00023D2C" w:rsidDel="00910937" w:rsidRDefault="00154AE9">
      <w:pPr>
        <w:pStyle w:val="a"/>
        <w:rPr>
          <w:del w:id="1773" w:author="Nicholas Krapels" w:date="2020-08-15T13:40:00Z"/>
          <w:rFonts w:ascii="Times New Roman" w:hAnsi="Times New Roman" w:cs="Times New Roman"/>
          <w:rPrChange w:id="1774" w:author="John Patrick Mullin" w:date="2020-07-06T10:45:00Z">
            <w:rPr>
              <w:del w:id="1775" w:author="Nicholas Krapels" w:date="2020-08-15T13:40:00Z"/>
            </w:rPr>
          </w:rPrChange>
        </w:rPr>
      </w:pPr>
      <w:del w:id="1776" w:author="Nicholas Krapels" w:date="2020-08-15T13:40:00Z">
        <w:r w:rsidRPr="00023D2C" w:rsidDel="00910937">
          <w:rPr>
            <w:rFonts w:ascii="Times New Roman" w:hAnsi="Times New Roman" w:cs="Times New Roman"/>
            <w:noProof/>
            <w:rPrChange w:id="1777" w:author="John Patrick Mullin" w:date="2020-07-06T10:45:00Z">
              <w:rPr>
                <w:noProof/>
              </w:rPr>
            </w:rPrChange>
          </w:rPr>
          <w:drawing>
            <wp:inline distT="0" distB="0" distL="0" distR="0" wp14:anchorId="1E643E3B" wp14:editId="06B40E11">
              <wp:extent cx="5216017" cy="2593348"/>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1"/>
                      <a:stretch>
                        <a:fillRect/>
                      </a:stretch>
                    </pic:blipFill>
                    <pic:spPr>
                      <a:xfrm>
                        <a:off x="0" y="0"/>
                        <a:ext cx="5216017" cy="2593348"/>
                      </a:xfrm>
                      <a:prstGeom prst="rect">
                        <a:avLst/>
                      </a:prstGeom>
                    </pic:spPr>
                  </pic:pic>
                </a:graphicData>
              </a:graphic>
            </wp:inline>
          </w:drawing>
        </w:r>
      </w:del>
    </w:p>
    <w:p w14:paraId="464F2E51" w14:textId="3CD1C382" w:rsidR="00BC60FC" w:rsidRPr="00023D2C" w:rsidDel="00910937" w:rsidRDefault="00154AE9">
      <w:pPr>
        <w:pStyle w:val="a"/>
        <w:rPr>
          <w:del w:id="1778" w:author="Nicholas Krapels" w:date="2020-08-15T13:40:00Z"/>
          <w:rFonts w:ascii="Times New Roman" w:hAnsi="Times New Roman" w:cs="Times New Roman"/>
          <w:rPrChange w:id="1779" w:author="John Patrick Mullin" w:date="2020-07-06T10:45:00Z">
            <w:rPr>
              <w:del w:id="1780" w:author="Nicholas Krapels" w:date="2020-08-15T13:40:00Z"/>
            </w:rPr>
          </w:rPrChange>
        </w:rPr>
      </w:pPr>
      <w:del w:id="1781" w:author="Nicholas Krapels" w:date="2020-08-15T13:40:00Z">
        <w:r w:rsidRPr="00023D2C" w:rsidDel="00910937">
          <w:rPr>
            <w:rFonts w:ascii="Times New Roman" w:hAnsi="Times New Roman" w:cs="Times New Roman"/>
            <w:noProof/>
            <w:rPrChange w:id="1782" w:author="John Patrick Mullin" w:date="2020-07-06T10:45:00Z">
              <w:rPr>
                <w:noProof/>
              </w:rPr>
            </w:rPrChange>
          </w:rPr>
          <w:drawing>
            <wp:inline distT="0" distB="0" distL="0" distR="0" wp14:anchorId="448C513B" wp14:editId="561520F8">
              <wp:extent cx="5216017" cy="2691295"/>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2"/>
                      <a:stretch>
                        <a:fillRect/>
                      </a:stretch>
                    </pic:blipFill>
                    <pic:spPr>
                      <a:xfrm>
                        <a:off x="0" y="0"/>
                        <a:ext cx="5216017" cy="2691295"/>
                      </a:xfrm>
                      <a:prstGeom prst="rect">
                        <a:avLst/>
                      </a:prstGeom>
                    </pic:spPr>
                  </pic:pic>
                </a:graphicData>
              </a:graphic>
            </wp:inline>
          </w:drawing>
        </w:r>
      </w:del>
    </w:p>
    <w:p w14:paraId="66B0A434" w14:textId="5646355B" w:rsidR="00BC60FC" w:rsidRPr="00023D2C" w:rsidDel="00910937" w:rsidRDefault="00BC60FC">
      <w:pPr>
        <w:pStyle w:val="a"/>
        <w:rPr>
          <w:del w:id="1783" w:author="Nicholas Krapels" w:date="2020-08-15T13:40:00Z"/>
          <w:rFonts w:ascii="Times New Roman" w:hAnsi="Times New Roman" w:cs="Times New Roman"/>
          <w:rPrChange w:id="1784" w:author="John Patrick Mullin" w:date="2020-07-06T10:45:00Z">
            <w:rPr>
              <w:del w:id="1785" w:author="Nicholas Krapels" w:date="2020-08-15T13:40:00Z"/>
            </w:rPr>
          </w:rPrChange>
        </w:rPr>
      </w:pPr>
    </w:p>
    <w:p w14:paraId="2198435F" w14:textId="275B3EF4" w:rsidR="00BC60FC" w:rsidRPr="00023D2C" w:rsidDel="00910937" w:rsidRDefault="00154AE9">
      <w:pPr>
        <w:pStyle w:val="a"/>
        <w:rPr>
          <w:del w:id="1786" w:author="Nicholas Krapels" w:date="2020-08-15T13:40:00Z"/>
          <w:rFonts w:ascii="Times New Roman" w:hAnsi="Times New Roman" w:cs="Times New Roman"/>
          <w:rPrChange w:id="1787" w:author="John Patrick Mullin" w:date="2020-07-06T10:45:00Z">
            <w:rPr>
              <w:del w:id="1788" w:author="Nicholas Krapels" w:date="2020-08-15T13:40:00Z"/>
            </w:rPr>
          </w:rPrChange>
        </w:rPr>
      </w:pPr>
      <w:del w:id="1789" w:author="Nicholas Krapels" w:date="2020-08-15T13:40:00Z">
        <w:r w:rsidRPr="00023D2C" w:rsidDel="00910937">
          <w:rPr>
            <w:rFonts w:ascii="Times New Roman" w:hAnsi="Times New Roman" w:cs="Times New Roman"/>
            <w:sz w:val="24"/>
            <w:szCs w:val="24"/>
            <w:rPrChange w:id="1790" w:author="John Patrick Mullin" w:date="2020-07-06T10:45:00Z">
              <w:rPr>
                <w:sz w:val="24"/>
                <w:szCs w:val="24"/>
              </w:rPr>
            </w:rPrChange>
          </w:rPr>
          <w:delText>Behind the Mantra</w:delText>
        </w:r>
      </w:del>
      <w:ins w:id="1791" w:author="James Anderson" w:date="2020-06-29T15:17:00Z">
        <w:del w:id="1792" w:author="Nicholas Krapels" w:date="2020-08-15T13:40:00Z">
          <w:r w:rsidR="001328F8" w:rsidRPr="00023D2C" w:rsidDel="00910937">
            <w:rPr>
              <w:rFonts w:ascii="Times New Roman" w:hAnsi="Times New Roman" w:cs="Times New Roman"/>
              <w:sz w:val="24"/>
              <w:szCs w:val="24"/>
              <w:rPrChange w:id="1793" w:author="John Patrick Mullin" w:date="2020-07-06T10:45:00Z">
                <w:rPr>
                  <w:sz w:val="24"/>
                  <w:szCs w:val="24"/>
                </w:rPr>
              </w:rPrChange>
            </w:rPr>
            <w:delText>MANTRA</w:delText>
          </w:r>
        </w:del>
      </w:ins>
      <w:del w:id="1794" w:author="Nicholas Krapels" w:date="2020-08-15T13:40:00Z">
        <w:r w:rsidRPr="00023D2C" w:rsidDel="00910937">
          <w:rPr>
            <w:rFonts w:ascii="Times New Roman" w:hAnsi="Times New Roman" w:cs="Times New Roman"/>
            <w:sz w:val="24"/>
            <w:szCs w:val="24"/>
            <w:rPrChange w:id="1795" w:author="John Patrick Mullin" w:date="2020-07-06T10:45:00Z">
              <w:rPr>
                <w:sz w:val="24"/>
                <w:szCs w:val="24"/>
              </w:rPr>
            </w:rPrChange>
          </w:rPr>
          <w:delText xml:space="preserve"> DAO</w:delText>
        </w:r>
      </w:del>
      <w:ins w:id="1796" w:author="James Anderson" w:date="2020-06-29T15:17:00Z">
        <w:del w:id="1797" w:author="Nicholas Krapels" w:date="2020-08-15T13:40:00Z">
          <w:r w:rsidR="001328F8" w:rsidRPr="00023D2C" w:rsidDel="00910937">
            <w:rPr>
              <w:rFonts w:ascii="Times New Roman" w:hAnsi="Times New Roman" w:cs="Times New Roman"/>
              <w:sz w:val="24"/>
              <w:szCs w:val="24"/>
              <w:rPrChange w:id="1798" w:author="John Patrick Mullin" w:date="2020-07-06T10:45:00Z">
                <w:rPr>
                  <w:sz w:val="24"/>
                  <w:szCs w:val="24"/>
                </w:rPr>
              </w:rPrChange>
            </w:rPr>
            <w:delText>DAO</w:delText>
          </w:r>
        </w:del>
      </w:ins>
      <w:del w:id="1799" w:author="Nicholas Krapels" w:date="2020-08-15T13:40:00Z">
        <w:r w:rsidRPr="00023D2C" w:rsidDel="00910937">
          <w:rPr>
            <w:rFonts w:ascii="Times New Roman" w:hAnsi="Times New Roman" w:cs="Times New Roman"/>
            <w:sz w:val="24"/>
            <w:szCs w:val="24"/>
            <w:rPrChange w:id="1800" w:author="John Patrick Mullin" w:date="2020-07-06T10:45:00Z">
              <w:rPr>
                <w:sz w:val="24"/>
                <w:szCs w:val="24"/>
              </w:rPr>
            </w:rPrChange>
          </w:rPr>
          <w:delText xml:space="preserve"> project is an organization called </w:delText>
        </w:r>
      </w:del>
      <w:ins w:id="1801" w:author="James Anderson" w:date="2020-06-29T17:02:00Z">
        <w:del w:id="1802" w:author="Nicholas Krapels" w:date="2020-08-15T13:40:00Z">
          <w:r w:rsidR="001C46DD" w:rsidRPr="00023D2C" w:rsidDel="00910937">
            <w:rPr>
              <w:rFonts w:ascii="Times New Roman" w:hAnsi="Times New Roman" w:cs="Times New Roman"/>
              <w:sz w:val="24"/>
              <w:szCs w:val="24"/>
              <w:rPrChange w:id="1803" w:author="John Patrick Mullin" w:date="2020-07-06T10:45:00Z">
                <w:rPr>
                  <w:sz w:val="24"/>
                  <w:szCs w:val="24"/>
                </w:rPr>
              </w:rPrChange>
            </w:rPr>
            <w:delText>t</w:delText>
          </w:r>
        </w:del>
      </w:ins>
      <w:del w:id="1804" w:author="Nicholas Krapels" w:date="2020-08-15T13:40:00Z">
        <w:r w:rsidRPr="00023D2C" w:rsidDel="00910937">
          <w:rPr>
            <w:rFonts w:ascii="Times New Roman" w:hAnsi="Times New Roman" w:cs="Times New Roman"/>
            <w:sz w:val="24"/>
            <w:szCs w:val="24"/>
            <w:rPrChange w:id="1805" w:author="John Patrick Mullin" w:date="2020-07-06T10:45:00Z">
              <w:rPr>
                <w:sz w:val="24"/>
                <w:szCs w:val="24"/>
              </w:rPr>
            </w:rPrChange>
          </w:rPr>
          <w:delText>The Mantra</w:delText>
        </w:r>
      </w:del>
      <w:ins w:id="1806" w:author="James Anderson" w:date="2020-06-29T15:17:00Z">
        <w:del w:id="1807" w:author="Nicholas Krapels" w:date="2020-08-15T13:40:00Z">
          <w:r w:rsidR="001328F8" w:rsidRPr="00023D2C" w:rsidDel="00910937">
            <w:rPr>
              <w:rFonts w:ascii="Times New Roman" w:hAnsi="Times New Roman" w:cs="Times New Roman"/>
              <w:sz w:val="24"/>
              <w:szCs w:val="24"/>
              <w:rPrChange w:id="1808" w:author="John Patrick Mullin" w:date="2020-07-06T10:45:00Z">
                <w:rPr>
                  <w:sz w:val="24"/>
                  <w:szCs w:val="24"/>
                </w:rPr>
              </w:rPrChange>
            </w:rPr>
            <w:delText>MANTRA</w:delText>
          </w:r>
        </w:del>
      </w:ins>
      <w:del w:id="1809" w:author="Nicholas Krapels" w:date="2020-08-15T13:40:00Z">
        <w:r w:rsidRPr="00023D2C" w:rsidDel="00910937">
          <w:rPr>
            <w:rFonts w:ascii="Times New Roman" w:hAnsi="Times New Roman" w:cs="Times New Roman"/>
            <w:sz w:val="24"/>
            <w:szCs w:val="24"/>
            <w:rPrChange w:id="1810" w:author="John Patrick Mullin" w:date="2020-07-06T10:45:00Z">
              <w:rPr>
                <w:sz w:val="24"/>
                <w:szCs w:val="24"/>
              </w:rPr>
            </w:rPrChange>
          </w:rPr>
          <w:delText xml:space="preserve"> DAO</w:delText>
        </w:r>
      </w:del>
      <w:ins w:id="1811" w:author="James Anderson" w:date="2020-06-29T15:17:00Z">
        <w:del w:id="1812" w:author="Nicholas Krapels" w:date="2020-08-15T13:40:00Z">
          <w:r w:rsidR="001328F8" w:rsidRPr="00023D2C" w:rsidDel="00910937">
            <w:rPr>
              <w:rFonts w:ascii="Times New Roman" w:hAnsi="Times New Roman" w:cs="Times New Roman"/>
              <w:sz w:val="24"/>
              <w:szCs w:val="24"/>
              <w:rPrChange w:id="1813" w:author="John Patrick Mullin" w:date="2020-07-06T10:45:00Z">
                <w:rPr>
                  <w:sz w:val="24"/>
                  <w:szCs w:val="24"/>
                </w:rPr>
              </w:rPrChange>
            </w:rPr>
            <w:delText>DAO</w:delText>
          </w:r>
        </w:del>
      </w:ins>
      <w:del w:id="1814" w:author="Nicholas Krapels" w:date="2020-08-15T13:40:00Z">
        <w:r w:rsidRPr="00023D2C" w:rsidDel="00910937">
          <w:rPr>
            <w:rFonts w:ascii="Times New Roman" w:hAnsi="Times New Roman" w:cs="Times New Roman"/>
            <w:sz w:val="24"/>
            <w:szCs w:val="24"/>
            <w:rPrChange w:id="1815" w:author="John Patrick Mullin" w:date="2020-07-06T10:45:00Z">
              <w:rPr>
                <w:sz w:val="24"/>
                <w:szCs w:val="24"/>
              </w:rPr>
            </w:rPrChange>
          </w:rPr>
          <w:delText xml:space="preserve"> Foundation. It is comprised of Blockchain experts with extensive experience in the industry at both the business and technical levels. John Patrick Mullin and Will Corkin particularly are Polkadot ambassadors.</w:delText>
        </w:r>
      </w:del>
    </w:p>
    <w:p w14:paraId="695D5D3D" w14:textId="668192F6" w:rsidR="00BC60FC" w:rsidRPr="00023D2C" w:rsidDel="00910937" w:rsidRDefault="00154AE9">
      <w:pPr>
        <w:pStyle w:val="a"/>
        <w:rPr>
          <w:del w:id="1816" w:author="Nicholas Krapels" w:date="2020-08-15T13:40:00Z"/>
          <w:rFonts w:ascii="Times New Roman" w:hAnsi="Times New Roman" w:cs="Times New Roman"/>
          <w:rPrChange w:id="1817" w:author="John Patrick Mullin" w:date="2020-07-06T10:45:00Z">
            <w:rPr>
              <w:del w:id="1818" w:author="Nicholas Krapels" w:date="2020-08-15T13:40:00Z"/>
            </w:rPr>
          </w:rPrChange>
        </w:rPr>
      </w:pPr>
      <w:del w:id="1819" w:author="Nicholas Krapels" w:date="2020-08-15T13:40:00Z">
        <w:r w:rsidRPr="00023D2C" w:rsidDel="00910937">
          <w:rPr>
            <w:rFonts w:ascii="Times New Roman" w:hAnsi="Times New Roman" w:cs="Times New Roman"/>
            <w:sz w:val="24"/>
            <w:szCs w:val="24"/>
            <w:rPrChange w:id="1820" w:author="John Patrick Mullin" w:date="2020-07-06T10:45:00Z">
              <w:rPr>
                <w:sz w:val="24"/>
                <w:szCs w:val="24"/>
              </w:rPr>
            </w:rPrChange>
          </w:rPr>
          <w:delText>The mission of the Mantra</w:delText>
        </w:r>
      </w:del>
      <w:ins w:id="1821" w:author="James Anderson" w:date="2020-06-29T15:17:00Z">
        <w:del w:id="1822" w:author="Nicholas Krapels" w:date="2020-08-15T13:40:00Z">
          <w:r w:rsidR="001328F8" w:rsidRPr="00023D2C" w:rsidDel="00910937">
            <w:rPr>
              <w:rFonts w:ascii="Times New Roman" w:hAnsi="Times New Roman" w:cs="Times New Roman"/>
              <w:sz w:val="24"/>
              <w:szCs w:val="24"/>
              <w:rPrChange w:id="1823" w:author="John Patrick Mullin" w:date="2020-07-06T10:45:00Z">
                <w:rPr>
                  <w:sz w:val="24"/>
                  <w:szCs w:val="24"/>
                </w:rPr>
              </w:rPrChange>
            </w:rPr>
            <w:delText>MANTRA</w:delText>
          </w:r>
        </w:del>
      </w:ins>
      <w:del w:id="1824" w:author="Nicholas Krapels" w:date="2020-08-15T13:40:00Z">
        <w:r w:rsidRPr="00023D2C" w:rsidDel="00910937">
          <w:rPr>
            <w:rFonts w:ascii="Times New Roman" w:hAnsi="Times New Roman" w:cs="Times New Roman"/>
            <w:sz w:val="24"/>
            <w:szCs w:val="24"/>
            <w:rPrChange w:id="1825" w:author="John Patrick Mullin" w:date="2020-07-06T10:45:00Z">
              <w:rPr>
                <w:sz w:val="24"/>
                <w:szCs w:val="24"/>
              </w:rPr>
            </w:rPrChange>
          </w:rPr>
          <w:delText xml:space="preserve"> DAO</w:delText>
        </w:r>
      </w:del>
      <w:ins w:id="1826" w:author="James Anderson" w:date="2020-06-29T15:17:00Z">
        <w:del w:id="1827" w:author="Nicholas Krapels" w:date="2020-08-15T13:40:00Z">
          <w:r w:rsidR="001328F8" w:rsidRPr="00023D2C" w:rsidDel="00910937">
            <w:rPr>
              <w:rFonts w:ascii="Times New Roman" w:hAnsi="Times New Roman" w:cs="Times New Roman"/>
              <w:sz w:val="24"/>
              <w:szCs w:val="24"/>
              <w:rPrChange w:id="1828" w:author="John Patrick Mullin" w:date="2020-07-06T10:45:00Z">
                <w:rPr>
                  <w:sz w:val="24"/>
                  <w:szCs w:val="24"/>
                </w:rPr>
              </w:rPrChange>
            </w:rPr>
            <w:delText>DAO</w:delText>
          </w:r>
        </w:del>
      </w:ins>
      <w:del w:id="1829" w:author="Nicholas Krapels" w:date="2020-08-15T13:40:00Z">
        <w:r w:rsidRPr="00023D2C" w:rsidDel="00910937">
          <w:rPr>
            <w:rFonts w:ascii="Times New Roman" w:hAnsi="Times New Roman" w:cs="Times New Roman"/>
            <w:sz w:val="24"/>
            <w:szCs w:val="24"/>
            <w:rPrChange w:id="1830" w:author="John Patrick Mullin" w:date="2020-07-06T10:45:00Z">
              <w:rPr>
                <w:sz w:val="24"/>
                <w:szCs w:val="24"/>
              </w:rPr>
            </w:rPrChange>
          </w:rPr>
          <w:delText xml:space="preserve"> foundation is to bootstrap the growth of Mantra</w:delText>
        </w:r>
      </w:del>
      <w:ins w:id="1831" w:author="James Anderson" w:date="2020-06-29T15:17:00Z">
        <w:del w:id="1832" w:author="Nicholas Krapels" w:date="2020-08-15T13:40:00Z">
          <w:r w:rsidR="001328F8" w:rsidRPr="00023D2C" w:rsidDel="00910937">
            <w:rPr>
              <w:rFonts w:ascii="Times New Roman" w:hAnsi="Times New Roman" w:cs="Times New Roman"/>
              <w:sz w:val="24"/>
              <w:szCs w:val="24"/>
              <w:rPrChange w:id="1833" w:author="John Patrick Mullin" w:date="2020-07-06T10:45:00Z">
                <w:rPr>
                  <w:sz w:val="24"/>
                  <w:szCs w:val="24"/>
                </w:rPr>
              </w:rPrChange>
            </w:rPr>
            <w:delText>MANTRA</w:delText>
          </w:r>
        </w:del>
      </w:ins>
      <w:del w:id="1834" w:author="Nicholas Krapels" w:date="2020-08-15T13:40:00Z">
        <w:r w:rsidRPr="00023D2C" w:rsidDel="00910937">
          <w:rPr>
            <w:rFonts w:ascii="Times New Roman" w:hAnsi="Times New Roman" w:cs="Times New Roman"/>
            <w:sz w:val="24"/>
            <w:szCs w:val="24"/>
            <w:rPrChange w:id="1835" w:author="John Patrick Mullin" w:date="2020-07-06T10:45:00Z">
              <w:rPr>
                <w:sz w:val="24"/>
                <w:szCs w:val="24"/>
              </w:rPr>
            </w:rPrChange>
          </w:rPr>
          <w:delText xml:space="preserve"> DAO</w:delText>
        </w:r>
      </w:del>
      <w:ins w:id="1836" w:author="James Anderson" w:date="2020-06-29T15:17:00Z">
        <w:del w:id="1837" w:author="Nicholas Krapels" w:date="2020-08-15T13:40:00Z">
          <w:r w:rsidR="001328F8" w:rsidRPr="00023D2C" w:rsidDel="00910937">
            <w:rPr>
              <w:rFonts w:ascii="Times New Roman" w:hAnsi="Times New Roman" w:cs="Times New Roman"/>
              <w:sz w:val="24"/>
              <w:szCs w:val="24"/>
              <w:rPrChange w:id="1838" w:author="John Patrick Mullin" w:date="2020-07-06T10:45:00Z">
                <w:rPr>
                  <w:sz w:val="24"/>
                  <w:szCs w:val="24"/>
                </w:rPr>
              </w:rPrChange>
            </w:rPr>
            <w:delText>DAO</w:delText>
          </w:r>
        </w:del>
      </w:ins>
      <w:del w:id="1839" w:author="Nicholas Krapels" w:date="2020-08-15T13:40:00Z">
        <w:r w:rsidRPr="00023D2C" w:rsidDel="00910937">
          <w:rPr>
            <w:rFonts w:ascii="Times New Roman" w:hAnsi="Times New Roman" w:cs="Times New Roman"/>
            <w:sz w:val="24"/>
            <w:szCs w:val="24"/>
            <w:rPrChange w:id="1840" w:author="John Patrick Mullin" w:date="2020-07-06T10:45:00Z">
              <w:rPr>
                <w:sz w:val="24"/>
                <w:szCs w:val="24"/>
              </w:rPr>
            </w:rPrChange>
          </w:rPr>
          <w:delText xml:space="preserve"> ecosystem and drive the organization toward complete decentralization.</w:delText>
        </w:r>
      </w:del>
    </w:p>
    <w:p w14:paraId="3DCEE32C" w14:textId="13EFD5F7" w:rsidR="00BC60FC" w:rsidRPr="00023D2C" w:rsidDel="00910937" w:rsidRDefault="00BC60FC">
      <w:pPr>
        <w:pStyle w:val="a"/>
        <w:rPr>
          <w:del w:id="1841" w:author="Nicholas Krapels" w:date="2020-08-15T13:40:00Z"/>
          <w:rFonts w:ascii="Times New Roman" w:hAnsi="Times New Roman" w:cs="Times New Roman"/>
          <w:rPrChange w:id="1842" w:author="John Patrick Mullin" w:date="2020-07-06T10:45:00Z">
            <w:rPr>
              <w:del w:id="1843" w:author="Nicholas Krapels" w:date="2020-08-15T13:40:00Z"/>
            </w:rPr>
          </w:rPrChange>
        </w:rPr>
      </w:pPr>
    </w:p>
    <w:p w14:paraId="44EDEC0C" w14:textId="2029B04B" w:rsidR="00BC60FC" w:rsidRPr="00023D2C" w:rsidDel="00910937" w:rsidRDefault="00154AE9">
      <w:pPr>
        <w:pStyle w:val="a"/>
        <w:rPr>
          <w:del w:id="1844" w:author="Nicholas Krapels" w:date="2020-08-15T13:40:00Z"/>
          <w:rFonts w:ascii="Times New Roman" w:hAnsi="Times New Roman" w:cs="Times New Roman"/>
          <w:rPrChange w:id="1845" w:author="John Patrick Mullin" w:date="2020-07-06T10:45:00Z">
            <w:rPr>
              <w:del w:id="1846" w:author="Nicholas Krapels" w:date="2020-08-15T13:40:00Z"/>
            </w:rPr>
          </w:rPrChange>
        </w:rPr>
      </w:pPr>
      <w:del w:id="1847" w:author="Nicholas Krapels" w:date="2020-08-15T13:40:00Z">
        <w:r w:rsidRPr="00023D2C" w:rsidDel="00910937">
          <w:rPr>
            <w:rFonts w:ascii="Times New Roman" w:hAnsi="Times New Roman" w:cs="Times New Roman"/>
            <w:color w:val="29293B"/>
            <w:sz w:val="28"/>
            <w:szCs w:val="28"/>
            <w:rPrChange w:id="1848" w:author="John Patrick Mullin" w:date="2020-07-06T10:45:00Z">
              <w:rPr>
                <w:color w:val="29293B"/>
                <w:sz w:val="28"/>
                <w:szCs w:val="28"/>
              </w:rPr>
            </w:rPrChange>
          </w:rPr>
          <w:delText>Mantra</w:delText>
        </w:r>
      </w:del>
      <w:ins w:id="1849" w:author="James Anderson" w:date="2020-06-29T15:17:00Z">
        <w:del w:id="1850" w:author="Nicholas Krapels" w:date="2020-08-15T13:40:00Z">
          <w:r w:rsidR="001328F8" w:rsidRPr="00023D2C" w:rsidDel="00910937">
            <w:rPr>
              <w:rFonts w:ascii="Times New Roman" w:hAnsi="Times New Roman" w:cs="Times New Roman"/>
              <w:color w:val="29293B"/>
              <w:sz w:val="28"/>
              <w:szCs w:val="28"/>
              <w:rPrChange w:id="1851" w:author="John Patrick Mullin" w:date="2020-07-06T10:45:00Z">
                <w:rPr>
                  <w:color w:val="29293B"/>
                  <w:sz w:val="28"/>
                  <w:szCs w:val="28"/>
                </w:rPr>
              </w:rPrChange>
            </w:rPr>
            <w:delText>MANTRA</w:delText>
          </w:r>
        </w:del>
      </w:ins>
      <w:del w:id="1852" w:author="Nicholas Krapels" w:date="2020-08-15T13:40:00Z">
        <w:r w:rsidRPr="00023D2C" w:rsidDel="00910937">
          <w:rPr>
            <w:rFonts w:ascii="Times New Roman" w:hAnsi="Times New Roman" w:cs="Times New Roman"/>
            <w:color w:val="29293B"/>
            <w:sz w:val="28"/>
            <w:szCs w:val="28"/>
            <w:rPrChange w:id="1853" w:author="John Patrick Mullin" w:date="2020-07-06T10:45:00Z">
              <w:rPr>
                <w:color w:val="29293B"/>
                <w:sz w:val="28"/>
                <w:szCs w:val="28"/>
              </w:rPr>
            </w:rPrChange>
          </w:rPr>
          <w:delText>Dao</w:delText>
        </w:r>
      </w:del>
      <w:ins w:id="1854" w:author="James Anderson" w:date="2020-06-29T15:17:00Z">
        <w:del w:id="1855" w:author="Nicholas Krapels" w:date="2020-08-15T13:40:00Z">
          <w:r w:rsidR="001328F8" w:rsidRPr="00023D2C" w:rsidDel="00910937">
            <w:rPr>
              <w:rFonts w:ascii="Times New Roman" w:hAnsi="Times New Roman" w:cs="Times New Roman"/>
              <w:color w:val="29293B"/>
              <w:sz w:val="28"/>
              <w:szCs w:val="28"/>
              <w:rPrChange w:id="1856" w:author="John Patrick Mullin" w:date="2020-07-06T10:45:00Z">
                <w:rPr>
                  <w:color w:val="29293B"/>
                  <w:sz w:val="28"/>
                  <w:szCs w:val="28"/>
                </w:rPr>
              </w:rPrChange>
            </w:rPr>
            <w:delText>DAO</w:delText>
          </w:r>
        </w:del>
      </w:ins>
      <w:del w:id="1857" w:author="Nicholas Krapels" w:date="2020-08-15T13:40:00Z">
        <w:r w:rsidRPr="00023D2C" w:rsidDel="00910937">
          <w:rPr>
            <w:rFonts w:ascii="Times New Roman" w:hAnsi="Times New Roman" w:cs="Times New Roman"/>
            <w:color w:val="29293B"/>
            <w:sz w:val="28"/>
            <w:szCs w:val="28"/>
            <w:rPrChange w:id="1858" w:author="John Patrick Mullin" w:date="2020-07-06T10:45:00Z">
              <w:rPr>
                <w:color w:val="29293B"/>
                <w:sz w:val="28"/>
                <w:szCs w:val="28"/>
              </w:rPr>
            </w:rPrChange>
          </w:rPr>
          <w:delText xml:space="preserve"> Official Website</w:delText>
        </w:r>
        <w:r w:rsidRPr="00023D2C" w:rsidDel="00910937">
          <w:rPr>
            <w:rFonts w:ascii="Times New Roman" w:hAnsi="Times New Roman" w:cs="Times New Roman"/>
            <w:color w:val="29293B"/>
            <w:sz w:val="28"/>
            <w:szCs w:val="28"/>
            <w:rPrChange w:id="1859"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1860" w:author="John Patrick Mullin" w:date="2020-07-06T10:45:00Z">
              <w:rPr/>
            </w:rPrChange>
          </w:rPr>
          <w:fldChar w:fldCharType="begin"/>
        </w:r>
        <w:r w:rsidR="001C46DD" w:rsidRPr="00023D2C" w:rsidDel="00910937">
          <w:rPr>
            <w:rFonts w:ascii="Times New Roman" w:hAnsi="Times New Roman" w:cs="Times New Roman"/>
            <w:rPrChange w:id="1861" w:author="John Patrick Mullin" w:date="2020-07-06T10:45:00Z">
              <w:rPr/>
            </w:rPrChange>
          </w:rPr>
          <w:delInstrText xml:space="preserve"> HYPERLINK "https://mantradao.com/" \h </w:delInstrText>
        </w:r>
        <w:r w:rsidR="001C46DD" w:rsidRPr="00023D2C" w:rsidDel="00910937">
          <w:rPr>
            <w:rFonts w:ascii="Times New Roman" w:hAnsi="Times New Roman" w:cs="Times New Roman"/>
            <w:rPrChange w:id="1862"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1863" w:author="John Patrick Mullin" w:date="2020-07-06T10:45:00Z">
              <w:rPr>
                <w:color w:val="0000FF"/>
                <w:u w:val="single"/>
              </w:rPr>
            </w:rPrChange>
          </w:rPr>
          <w:delText>https://mantra</w:delText>
        </w:r>
      </w:del>
      <w:ins w:id="1864" w:author="James Anderson" w:date="2020-06-29T15:17:00Z">
        <w:del w:id="1865" w:author="Nicholas Krapels" w:date="2020-08-15T13:40:00Z">
          <w:r w:rsidR="001328F8" w:rsidRPr="00023D2C" w:rsidDel="00910937">
            <w:rPr>
              <w:rFonts w:ascii="Times New Roman" w:hAnsi="Times New Roman" w:cs="Times New Roman"/>
              <w:color w:val="0000FF"/>
              <w:u w:val="single"/>
              <w:rPrChange w:id="1866" w:author="John Patrick Mullin" w:date="2020-07-06T10:45:00Z">
                <w:rPr>
                  <w:color w:val="0000FF"/>
                  <w:u w:val="single"/>
                </w:rPr>
              </w:rPrChange>
            </w:rPr>
            <w:delText>MANTRA</w:delText>
          </w:r>
        </w:del>
      </w:ins>
      <w:del w:id="1867" w:author="Nicholas Krapels" w:date="2020-08-15T13:40:00Z">
        <w:r w:rsidRPr="00023D2C" w:rsidDel="00910937">
          <w:rPr>
            <w:rFonts w:ascii="Times New Roman" w:hAnsi="Times New Roman" w:cs="Times New Roman"/>
            <w:color w:val="0000FF"/>
            <w:u w:val="single"/>
            <w:rPrChange w:id="1868" w:author="John Patrick Mullin" w:date="2020-07-06T10:45:00Z">
              <w:rPr>
                <w:color w:val="0000FF"/>
                <w:u w:val="single"/>
              </w:rPr>
            </w:rPrChange>
          </w:rPr>
          <w:delText>dao</w:delText>
        </w:r>
      </w:del>
      <w:ins w:id="1869" w:author="James Anderson" w:date="2020-06-29T15:17:00Z">
        <w:del w:id="1870" w:author="Nicholas Krapels" w:date="2020-08-15T13:40:00Z">
          <w:r w:rsidR="001328F8" w:rsidRPr="00023D2C" w:rsidDel="00910937">
            <w:rPr>
              <w:rFonts w:ascii="Times New Roman" w:hAnsi="Times New Roman" w:cs="Times New Roman"/>
              <w:color w:val="0000FF"/>
              <w:u w:val="single"/>
              <w:rPrChange w:id="1871" w:author="John Patrick Mullin" w:date="2020-07-06T10:45:00Z">
                <w:rPr>
                  <w:color w:val="0000FF"/>
                  <w:u w:val="single"/>
                </w:rPr>
              </w:rPrChange>
            </w:rPr>
            <w:delText>DAO</w:delText>
          </w:r>
        </w:del>
      </w:ins>
      <w:del w:id="1872" w:author="Nicholas Krapels" w:date="2020-08-15T13:40:00Z">
        <w:r w:rsidRPr="00023D2C" w:rsidDel="00910937">
          <w:rPr>
            <w:rFonts w:ascii="Times New Roman" w:hAnsi="Times New Roman" w:cs="Times New Roman"/>
            <w:color w:val="0000FF"/>
            <w:u w:val="single"/>
            <w:rPrChange w:id="1873" w:author="John Patrick Mullin" w:date="2020-07-06T10:45:00Z">
              <w:rPr>
                <w:color w:val="0000FF"/>
                <w:u w:val="single"/>
              </w:rPr>
            </w:rPrChange>
          </w:rPr>
          <w:delText>.com/</w:delText>
        </w:r>
        <w:r w:rsidR="001C46DD" w:rsidRPr="00023D2C" w:rsidDel="00910937">
          <w:rPr>
            <w:rFonts w:ascii="Times New Roman" w:hAnsi="Times New Roman" w:cs="Times New Roman"/>
            <w:color w:val="0000FF"/>
            <w:u w:val="single"/>
            <w:rPrChange w:id="1874" w:author="John Patrick Mullin" w:date="2020-07-06T10:45:00Z">
              <w:rPr>
                <w:color w:val="0000FF"/>
                <w:u w:val="single"/>
              </w:rPr>
            </w:rPrChange>
          </w:rPr>
          <w:fldChar w:fldCharType="end"/>
        </w:r>
      </w:del>
    </w:p>
    <w:p w14:paraId="768552C3" w14:textId="18CAF51D" w:rsidR="00BC60FC" w:rsidRPr="00023D2C" w:rsidDel="00910937" w:rsidRDefault="00154AE9">
      <w:pPr>
        <w:pStyle w:val="a"/>
        <w:rPr>
          <w:del w:id="1875" w:author="Nicholas Krapels" w:date="2020-08-15T13:40:00Z"/>
          <w:rFonts w:ascii="Times New Roman" w:hAnsi="Times New Roman" w:cs="Times New Roman"/>
          <w:rPrChange w:id="1876" w:author="John Patrick Mullin" w:date="2020-07-06T10:45:00Z">
            <w:rPr>
              <w:del w:id="1877" w:author="Nicholas Krapels" w:date="2020-08-15T13:40:00Z"/>
            </w:rPr>
          </w:rPrChange>
        </w:rPr>
      </w:pPr>
      <w:del w:id="1878" w:author="Nicholas Krapels" w:date="2020-08-15T13:40:00Z">
        <w:r w:rsidRPr="00023D2C" w:rsidDel="00910937">
          <w:rPr>
            <w:rFonts w:ascii="Times New Roman" w:hAnsi="Times New Roman" w:cs="Times New Roman"/>
            <w:color w:val="29293B"/>
            <w:sz w:val="28"/>
            <w:szCs w:val="28"/>
            <w:rPrChange w:id="1879" w:author="John Patrick Mullin" w:date="2020-07-06T10:45:00Z">
              <w:rPr>
                <w:color w:val="29293B"/>
                <w:sz w:val="28"/>
                <w:szCs w:val="28"/>
              </w:rPr>
            </w:rPrChange>
          </w:rPr>
          <w:delText>Mantra</w:delText>
        </w:r>
      </w:del>
      <w:ins w:id="1880" w:author="James Anderson" w:date="2020-06-29T15:17:00Z">
        <w:del w:id="1881" w:author="Nicholas Krapels" w:date="2020-08-15T13:40:00Z">
          <w:r w:rsidR="001328F8" w:rsidRPr="00023D2C" w:rsidDel="00910937">
            <w:rPr>
              <w:rFonts w:ascii="Times New Roman" w:hAnsi="Times New Roman" w:cs="Times New Roman"/>
              <w:color w:val="29293B"/>
              <w:sz w:val="28"/>
              <w:szCs w:val="28"/>
              <w:rPrChange w:id="1882" w:author="John Patrick Mullin" w:date="2020-07-06T10:45:00Z">
                <w:rPr>
                  <w:color w:val="29293B"/>
                  <w:sz w:val="28"/>
                  <w:szCs w:val="28"/>
                </w:rPr>
              </w:rPrChange>
            </w:rPr>
            <w:delText>MANTRA</w:delText>
          </w:r>
        </w:del>
      </w:ins>
      <w:del w:id="1883" w:author="Nicholas Krapels" w:date="2020-08-15T13:40:00Z">
        <w:r w:rsidRPr="00023D2C" w:rsidDel="00910937">
          <w:rPr>
            <w:rFonts w:ascii="Times New Roman" w:hAnsi="Times New Roman" w:cs="Times New Roman"/>
            <w:color w:val="29293B"/>
            <w:sz w:val="28"/>
            <w:szCs w:val="28"/>
            <w:rPrChange w:id="1884" w:author="John Patrick Mullin" w:date="2020-07-06T10:45:00Z">
              <w:rPr>
                <w:color w:val="29293B"/>
                <w:sz w:val="28"/>
                <w:szCs w:val="28"/>
              </w:rPr>
            </w:rPrChange>
          </w:rPr>
          <w:delText>Dao</w:delText>
        </w:r>
      </w:del>
      <w:ins w:id="1885" w:author="James Anderson" w:date="2020-06-29T15:17:00Z">
        <w:del w:id="1886" w:author="Nicholas Krapels" w:date="2020-08-15T13:40:00Z">
          <w:r w:rsidR="001328F8" w:rsidRPr="00023D2C" w:rsidDel="00910937">
            <w:rPr>
              <w:rFonts w:ascii="Times New Roman" w:hAnsi="Times New Roman" w:cs="Times New Roman"/>
              <w:color w:val="29293B"/>
              <w:sz w:val="28"/>
              <w:szCs w:val="28"/>
              <w:rPrChange w:id="1887" w:author="John Patrick Mullin" w:date="2020-07-06T10:45:00Z">
                <w:rPr>
                  <w:color w:val="29293B"/>
                  <w:sz w:val="28"/>
                  <w:szCs w:val="28"/>
                </w:rPr>
              </w:rPrChange>
            </w:rPr>
            <w:delText>DAO</w:delText>
          </w:r>
        </w:del>
      </w:ins>
      <w:del w:id="1888" w:author="Nicholas Krapels" w:date="2020-08-15T13:40:00Z">
        <w:r w:rsidRPr="00023D2C" w:rsidDel="00910937">
          <w:rPr>
            <w:rFonts w:ascii="Times New Roman" w:hAnsi="Times New Roman" w:cs="Times New Roman"/>
            <w:color w:val="29293B"/>
            <w:sz w:val="28"/>
            <w:szCs w:val="28"/>
            <w:rPrChange w:id="1889" w:author="John Patrick Mullin" w:date="2020-07-06T10:45:00Z">
              <w:rPr>
                <w:color w:val="29293B"/>
                <w:sz w:val="28"/>
                <w:szCs w:val="28"/>
              </w:rPr>
            </w:rPrChange>
          </w:rPr>
          <w:delText xml:space="preserve"> Twitter</w:delText>
        </w:r>
        <w:r w:rsidRPr="00023D2C" w:rsidDel="00910937">
          <w:rPr>
            <w:rFonts w:ascii="Times New Roman" w:hAnsi="Times New Roman" w:cs="Times New Roman"/>
            <w:color w:val="29293B"/>
            <w:sz w:val="28"/>
            <w:szCs w:val="28"/>
            <w:rPrChange w:id="1890"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1891" w:author="John Patrick Mullin" w:date="2020-07-06T10:45:00Z">
              <w:rPr/>
            </w:rPrChange>
          </w:rPr>
          <w:fldChar w:fldCharType="begin"/>
        </w:r>
        <w:r w:rsidR="001C46DD" w:rsidRPr="00023D2C" w:rsidDel="00910937">
          <w:rPr>
            <w:rFonts w:ascii="Times New Roman" w:hAnsi="Times New Roman" w:cs="Times New Roman"/>
            <w:rPrChange w:id="1892" w:author="John Patrick Mullin" w:date="2020-07-06T10:45:00Z">
              <w:rPr/>
            </w:rPrChange>
          </w:rPr>
          <w:delInstrText xml:space="preserve"> HYPERLINK "https://twitter.com/MANTRADAO" \h </w:delInstrText>
        </w:r>
        <w:r w:rsidR="001C46DD" w:rsidRPr="00023D2C" w:rsidDel="00910937">
          <w:rPr>
            <w:rFonts w:ascii="Times New Roman" w:hAnsi="Times New Roman" w:cs="Times New Roman"/>
            <w:rPrChange w:id="1893"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1894" w:author="John Patrick Mullin" w:date="2020-07-06T10:45:00Z">
              <w:rPr>
                <w:color w:val="0000FF"/>
                <w:u w:val="single"/>
              </w:rPr>
            </w:rPrChange>
          </w:rPr>
          <w:delText>https://twitter.com/MANTRA</w:delText>
        </w:r>
      </w:del>
      <w:ins w:id="1895" w:author="James Anderson" w:date="2020-06-29T15:17:00Z">
        <w:del w:id="1896" w:author="Nicholas Krapels" w:date="2020-08-15T13:40:00Z">
          <w:r w:rsidR="001328F8" w:rsidRPr="00023D2C" w:rsidDel="00910937">
            <w:rPr>
              <w:rFonts w:ascii="Times New Roman" w:hAnsi="Times New Roman" w:cs="Times New Roman"/>
              <w:color w:val="0000FF"/>
              <w:u w:val="single"/>
              <w:rPrChange w:id="1897" w:author="John Patrick Mullin" w:date="2020-07-06T10:45:00Z">
                <w:rPr>
                  <w:color w:val="0000FF"/>
                  <w:u w:val="single"/>
                </w:rPr>
              </w:rPrChange>
            </w:rPr>
            <w:delText>MANTRA</w:delText>
          </w:r>
        </w:del>
      </w:ins>
      <w:del w:id="1898" w:author="Nicholas Krapels" w:date="2020-08-15T13:40:00Z">
        <w:r w:rsidRPr="00023D2C" w:rsidDel="00910937">
          <w:rPr>
            <w:rFonts w:ascii="Times New Roman" w:hAnsi="Times New Roman" w:cs="Times New Roman"/>
            <w:color w:val="0000FF"/>
            <w:u w:val="single"/>
            <w:rPrChange w:id="1899" w:author="John Patrick Mullin" w:date="2020-07-06T10:45:00Z">
              <w:rPr>
                <w:color w:val="0000FF"/>
                <w:u w:val="single"/>
              </w:rPr>
            </w:rPrChange>
          </w:rPr>
          <w:delText>DAO</w:delText>
        </w:r>
      </w:del>
      <w:ins w:id="1900" w:author="James Anderson" w:date="2020-06-29T15:17:00Z">
        <w:del w:id="1901" w:author="Nicholas Krapels" w:date="2020-08-15T13:40:00Z">
          <w:r w:rsidR="001328F8" w:rsidRPr="00023D2C" w:rsidDel="00910937">
            <w:rPr>
              <w:rFonts w:ascii="Times New Roman" w:hAnsi="Times New Roman" w:cs="Times New Roman"/>
              <w:color w:val="0000FF"/>
              <w:u w:val="single"/>
              <w:rPrChange w:id="1902" w:author="John Patrick Mullin" w:date="2020-07-06T10:45:00Z">
                <w:rPr>
                  <w:color w:val="0000FF"/>
                  <w:u w:val="single"/>
                </w:rPr>
              </w:rPrChange>
            </w:rPr>
            <w:delText>DAO</w:delText>
          </w:r>
        </w:del>
      </w:ins>
      <w:del w:id="1903" w:author="Nicholas Krapels" w:date="2020-08-15T13:40:00Z">
        <w:r w:rsidR="001C46DD" w:rsidRPr="00023D2C" w:rsidDel="00910937">
          <w:rPr>
            <w:rFonts w:ascii="Times New Roman" w:hAnsi="Times New Roman" w:cs="Times New Roman"/>
            <w:color w:val="0000FF"/>
            <w:u w:val="single"/>
            <w:rPrChange w:id="1904" w:author="John Patrick Mullin" w:date="2020-07-06T10:45:00Z">
              <w:rPr>
                <w:color w:val="0000FF"/>
                <w:u w:val="single"/>
              </w:rPr>
            </w:rPrChange>
          </w:rPr>
          <w:fldChar w:fldCharType="end"/>
        </w:r>
      </w:del>
    </w:p>
    <w:p w14:paraId="73C4EAD6" w14:textId="083DF0AF" w:rsidR="00BC60FC" w:rsidRPr="00023D2C" w:rsidDel="00910937" w:rsidRDefault="00154AE9">
      <w:pPr>
        <w:pStyle w:val="a"/>
        <w:rPr>
          <w:del w:id="1905" w:author="Nicholas Krapels" w:date="2020-08-15T13:40:00Z"/>
          <w:rFonts w:ascii="Times New Roman" w:hAnsi="Times New Roman" w:cs="Times New Roman"/>
          <w:rPrChange w:id="1906" w:author="John Patrick Mullin" w:date="2020-07-06T10:45:00Z">
            <w:rPr>
              <w:del w:id="1907" w:author="Nicholas Krapels" w:date="2020-08-15T13:40:00Z"/>
            </w:rPr>
          </w:rPrChange>
        </w:rPr>
      </w:pPr>
      <w:del w:id="1908" w:author="Nicholas Krapels" w:date="2020-08-15T13:40:00Z">
        <w:r w:rsidRPr="00023D2C" w:rsidDel="00910937">
          <w:rPr>
            <w:rFonts w:ascii="Times New Roman" w:hAnsi="Times New Roman" w:cs="Times New Roman"/>
            <w:color w:val="29293B"/>
            <w:sz w:val="28"/>
            <w:szCs w:val="28"/>
            <w:rPrChange w:id="1909" w:author="John Patrick Mullin" w:date="2020-07-06T10:45:00Z">
              <w:rPr>
                <w:color w:val="29293B"/>
                <w:sz w:val="28"/>
                <w:szCs w:val="28"/>
              </w:rPr>
            </w:rPrChange>
          </w:rPr>
          <w:delText>Mantra</w:delText>
        </w:r>
      </w:del>
      <w:ins w:id="1910" w:author="James Anderson" w:date="2020-06-29T15:17:00Z">
        <w:del w:id="1911" w:author="Nicholas Krapels" w:date="2020-08-15T13:40:00Z">
          <w:r w:rsidR="001328F8" w:rsidRPr="00023D2C" w:rsidDel="00910937">
            <w:rPr>
              <w:rFonts w:ascii="Times New Roman" w:hAnsi="Times New Roman" w:cs="Times New Roman"/>
              <w:color w:val="29293B"/>
              <w:sz w:val="28"/>
              <w:szCs w:val="28"/>
              <w:rPrChange w:id="1912" w:author="John Patrick Mullin" w:date="2020-07-06T10:45:00Z">
                <w:rPr>
                  <w:color w:val="29293B"/>
                  <w:sz w:val="28"/>
                  <w:szCs w:val="28"/>
                </w:rPr>
              </w:rPrChange>
            </w:rPr>
            <w:delText>MANTRA</w:delText>
          </w:r>
        </w:del>
      </w:ins>
      <w:del w:id="1913" w:author="Nicholas Krapels" w:date="2020-08-15T13:40:00Z">
        <w:r w:rsidRPr="00023D2C" w:rsidDel="00910937">
          <w:rPr>
            <w:rFonts w:ascii="Times New Roman" w:hAnsi="Times New Roman" w:cs="Times New Roman"/>
            <w:color w:val="29293B"/>
            <w:sz w:val="28"/>
            <w:szCs w:val="28"/>
            <w:rPrChange w:id="1914" w:author="John Patrick Mullin" w:date="2020-07-06T10:45:00Z">
              <w:rPr>
                <w:color w:val="29293B"/>
                <w:sz w:val="28"/>
                <w:szCs w:val="28"/>
              </w:rPr>
            </w:rPrChange>
          </w:rPr>
          <w:delText>Dao</w:delText>
        </w:r>
      </w:del>
      <w:ins w:id="1915" w:author="James Anderson" w:date="2020-06-29T15:17:00Z">
        <w:del w:id="1916" w:author="Nicholas Krapels" w:date="2020-08-15T13:40:00Z">
          <w:r w:rsidR="001328F8" w:rsidRPr="00023D2C" w:rsidDel="00910937">
            <w:rPr>
              <w:rFonts w:ascii="Times New Roman" w:hAnsi="Times New Roman" w:cs="Times New Roman"/>
              <w:color w:val="29293B"/>
              <w:sz w:val="28"/>
              <w:szCs w:val="28"/>
              <w:rPrChange w:id="1917" w:author="John Patrick Mullin" w:date="2020-07-06T10:45:00Z">
                <w:rPr>
                  <w:color w:val="29293B"/>
                  <w:sz w:val="28"/>
                  <w:szCs w:val="28"/>
                </w:rPr>
              </w:rPrChange>
            </w:rPr>
            <w:delText>DAO</w:delText>
          </w:r>
        </w:del>
      </w:ins>
      <w:del w:id="1918" w:author="Nicholas Krapels" w:date="2020-08-15T13:40:00Z">
        <w:r w:rsidRPr="00023D2C" w:rsidDel="00910937">
          <w:rPr>
            <w:rFonts w:ascii="Times New Roman" w:hAnsi="Times New Roman" w:cs="Times New Roman"/>
            <w:color w:val="29293B"/>
            <w:sz w:val="28"/>
            <w:szCs w:val="28"/>
            <w:rPrChange w:id="1919" w:author="John Patrick Mullin" w:date="2020-07-06T10:45:00Z">
              <w:rPr>
                <w:color w:val="29293B"/>
                <w:sz w:val="28"/>
                <w:szCs w:val="28"/>
              </w:rPr>
            </w:rPrChange>
          </w:rPr>
          <w:delText xml:space="preserve"> Facebook</w:delText>
        </w:r>
        <w:r w:rsidRPr="00023D2C" w:rsidDel="00910937">
          <w:rPr>
            <w:rFonts w:ascii="Times New Roman" w:hAnsi="Times New Roman" w:cs="Times New Roman"/>
            <w:color w:val="29293B"/>
            <w:sz w:val="28"/>
            <w:szCs w:val="28"/>
            <w:rPrChange w:id="1920"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1921" w:author="John Patrick Mullin" w:date="2020-07-06T10:45:00Z">
              <w:rPr/>
            </w:rPrChange>
          </w:rPr>
          <w:fldChar w:fldCharType="begin"/>
        </w:r>
        <w:r w:rsidR="001C46DD" w:rsidRPr="00023D2C" w:rsidDel="00910937">
          <w:rPr>
            <w:rFonts w:ascii="Times New Roman" w:hAnsi="Times New Roman" w:cs="Times New Roman"/>
            <w:rPrChange w:id="1922" w:author="John Patrick Mullin" w:date="2020-07-06T10:45:00Z">
              <w:rPr/>
            </w:rPrChange>
          </w:rPr>
          <w:delInstrText xml:space="preserve"> HYPERLINK "https://m.facebook.com/mantradao/" \h </w:delInstrText>
        </w:r>
        <w:r w:rsidR="001C46DD" w:rsidRPr="00023D2C" w:rsidDel="00910937">
          <w:rPr>
            <w:rFonts w:ascii="Times New Roman" w:hAnsi="Times New Roman" w:cs="Times New Roman"/>
            <w:rPrChange w:id="1923"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1924" w:author="John Patrick Mullin" w:date="2020-07-06T10:45:00Z">
              <w:rPr>
                <w:color w:val="0000FF"/>
                <w:u w:val="single"/>
              </w:rPr>
            </w:rPrChange>
          </w:rPr>
          <w:delText>https://m.facebook.com/mantra</w:delText>
        </w:r>
      </w:del>
      <w:ins w:id="1925" w:author="James Anderson" w:date="2020-06-29T15:17:00Z">
        <w:del w:id="1926" w:author="Nicholas Krapels" w:date="2020-08-15T13:40:00Z">
          <w:r w:rsidR="001328F8" w:rsidRPr="00023D2C" w:rsidDel="00910937">
            <w:rPr>
              <w:rFonts w:ascii="Times New Roman" w:hAnsi="Times New Roman" w:cs="Times New Roman"/>
              <w:color w:val="0000FF"/>
              <w:u w:val="single"/>
              <w:rPrChange w:id="1927" w:author="John Patrick Mullin" w:date="2020-07-06T10:45:00Z">
                <w:rPr>
                  <w:color w:val="0000FF"/>
                  <w:u w:val="single"/>
                </w:rPr>
              </w:rPrChange>
            </w:rPr>
            <w:delText>MANTRA</w:delText>
          </w:r>
        </w:del>
      </w:ins>
      <w:del w:id="1928" w:author="Nicholas Krapels" w:date="2020-08-15T13:40:00Z">
        <w:r w:rsidRPr="00023D2C" w:rsidDel="00910937">
          <w:rPr>
            <w:rFonts w:ascii="Times New Roman" w:hAnsi="Times New Roman" w:cs="Times New Roman"/>
            <w:color w:val="0000FF"/>
            <w:u w:val="single"/>
            <w:rPrChange w:id="1929" w:author="John Patrick Mullin" w:date="2020-07-06T10:45:00Z">
              <w:rPr>
                <w:color w:val="0000FF"/>
                <w:u w:val="single"/>
              </w:rPr>
            </w:rPrChange>
          </w:rPr>
          <w:delText>dao</w:delText>
        </w:r>
      </w:del>
      <w:ins w:id="1930" w:author="James Anderson" w:date="2020-06-29T15:17:00Z">
        <w:del w:id="1931" w:author="Nicholas Krapels" w:date="2020-08-15T13:40:00Z">
          <w:r w:rsidR="001328F8" w:rsidRPr="00023D2C" w:rsidDel="00910937">
            <w:rPr>
              <w:rFonts w:ascii="Times New Roman" w:hAnsi="Times New Roman" w:cs="Times New Roman"/>
              <w:color w:val="0000FF"/>
              <w:u w:val="single"/>
              <w:rPrChange w:id="1932" w:author="John Patrick Mullin" w:date="2020-07-06T10:45:00Z">
                <w:rPr>
                  <w:color w:val="0000FF"/>
                  <w:u w:val="single"/>
                </w:rPr>
              </w:rPrChange>
            </w:rPr>
            <w:delText>DAO</w:delText>
          </w:r>
        </w:del>
      </w:ins>
      <w:del w:id="1933" w:author="Nicholas Krapels" w:date="2020-08-15T13:40:00Z">
        <w:r w:rsidRPr="00023D2C" w:rsidDel="00910937">
          <w:rPr>
            <w:rFonts w:ascii="Times New Roman" w:hAnsi="Times New Roman" w:cs="Times New Roman"/>
            <w:color w:val="0000FF"/>
            <w:u w:val="single"/>
            <w:rPrChange w:id="1934" w:author="John Patrick Mullin" w:date="2020-07-06T10:45:00Z">
              <w:rPr>
                <w:color w:val="0000FF"/>
                <w:u w:val="single"/>
              </w:rPr>
            </w:rPrChange>
          </w:rPr>
          <w:delText>/</w:delText>
        </w:r>
        <w:r w:rsidR="001C46DD" w:rsidRPr="00023D2C" w:rsidDel="00910937">
          <w:rPr>
            <w:rFonts w:ascii="Times New Roman" w:hAnsi="Times New Roman" w:cs="Times New Roman"/>
            <w:color w:val="0000FF"/>
            <w:u w:val="single"/>
            <w:rPrChange w:id="1935" w:author="John Patrick Mullin" w:date="2020-07-06T10:45:00Z">
              <w:rPr>
                <w:color w:val="0000FF"/>
                <w:u w:val="single"/>
              </w:rPr>
            </w:rPrChange>
          </w:rPr>
          <w:fldChar w:fldCharType="end"/>
        </w:r>
      </w:del>
    </w:p>
    <w:p w14:paraId="64721870" w14:textId="1C73A2A9" w:rsidR="00BC60FC" w:rsidRPr="00023D2C" w:rsidDel="00910937" w:rsidRDefault="00154AE9">
      <w:pPr>
        <w:pStyle w:val="a"/>
        <w:rPr>
          <w:del w:id="1936" w:author="Nicholas Krapels" w:date="2020-08-15T13:40:00Z"/>
          <w:rFonts w:ascii="Times New Roman" w:hAnsi="Times New Roman" w:cs="Times New Roman"/>
          <w:rPrChange w:id="1937" w:author="John Patrick Mullin" w:date="2020-07-06T10:45:00Z">
            <w:rPr>
              <w:del w:id="1938" w:author="Nicholas Krapels" w:date="2020-08-15T13:40:00Z"/>
            </w:rPr>
          </w:rPrChange>
        </w:rPr>
      </w:pPr>
      <w:del w:id="1939" w:author="Nicholas Krapels" w:date="2020-08-15T13:40:00Z">
        <w:r w:rsidRPr="00023D2C" w:rsidDel="00910937">
          <w:rPr>
            <w:rFonts w:ascii="Times New Roman" w:hAnsi="Times New Roman" w:cs="Times New Roman"/>
            <w:color w:val="29293B"/>
            <w:sz w:val="28"/>
            <w:szCs w:val="28"/>
            <w:rPrChange w:id="1940" w:author="John Patrick Mullin" w:date="2020-07-06T10:45:00Z">
              <w:rPr>
                <w:color w:val="29293B"/>
                <w:sz w:val="28"/>
                <w:szCs w:val="28"/>
              </w:rPr>
            </w:rPrChange>
          </w:rPr>
          <w:delText>Link from Mantra</w:delText>
        </w:r>
      </w:del>
      <w:ins w:id="1941" w:author="James Anderson" w:date="2020-06-29T15:17:00Z">
        <w:del w:id="1942" w:author="Nicholas Krapels" w:date="2020-08-15T13:40:00Z">
          <w:r w:rsidR="001328F8" w:rsidRPr="00023D2C" w:rsidDel="00910937">
            <w:rPr>
              <w:rFonts w:ascii="Times New Roman" w:hAnsi="Times New Roman" w:cs="Times New Roman"/>
              <w:color w:val="29293B"/>
              <w:sz w:val="28"/>
              <w:szCs w:val="28"/>
              <w:rPrChange w:id="1943" w:author="John Patrick Mullin" w:date="2020-07-06T10:45:00Z">
                <w:rPr>
                  <w:color w:val="29293B"/>
                  <w:sz w:val="28"/>
                  <w:szCs w:val="28"/>
                </w:rPr>
              </w:rPrChange>
            </w:rPr>
            <w:delText>MANTRA</w:delText>
          </w:r>
        </w:del>
      </w:ins>
      <w:del w:id="1944" w:author="Nicholas Krapels" w:date="2020-08-15T13:40:00Z">
        <w:r w:rsidRPr="00023D2C" w:rsidDel="00910937">
          <w:rPr>
            <w:rFonts w:ascii="Times New Roman" w:hAnsi="Times New Roman" w:cs="Times New Roman"/>
            <w:color w:val="29293B"/>
            <w:sz w:val="28"/>
            <w:szCs w:val="28"/>
            <w:rPrChange w:id="1945" w:author="John Patrick Mullin" w:date="2020-07-06T10:45:00Z">
              <w:rPr>
                <w:color w:val="29293B"/>
                <w:sz w:val="28"/>
                <w:szCs w:val="28"/>
              </w:rPr>
            </w:rPrChange>
          </w:rPr>
          <w:delText>Dao</w:delText>
        </w:r>
      </w:del>
      <w:ins w:id="1946" w:author="James Anderson" w:date="2020-06-29T15:17:00Z">
        <w:del w:id="1947" w:author="Nicholas Krapels" w:date="2020-08-15T13:40:00Z">
          <w:r w:rsidR="001328F8" w:rsidRPr="00023D2C" w:rsidDel="00910937">
            <w:rPr>
              <w:rFonts w:ascii="Times New Roman" w:hAnsi="Times New Roman" w:cs="Times New Roman"/>
              <w:color w:val="29293B"/>
              <w:sz w:val="28"/>
              <w:szCs w:val="28"/>
              <w:rPrChange w:id="1948" w:author="John Patrick Mullin" w:date="2020-07-06T10:45:00Z">
                <w:rPr>
                  <w:color w:val="29293B"/>
                  <w:sz w:val="28"/>
                  <w:szCs w:val="28"/>
                </w:rPr>
              </w:rPrChange>
            </w:rPr>
            <w:delText>DAO</w:delText>
          </w:r>
        </w:del>
      </w:ins>
      <w:del w:id="1949" w:author="Nicholas Krapels" w:date="2020-08-15T13:40:00Z">
        <w:r w:rsidRPr="00023D2C" w:rsidDel="00910937">
          <w:rPr>
            <w:rFonts w:ascii="Times New Roman" w:hAnsi="Times New Roman" w:cs="Times New Roman"/>
            <w:color w:val="29293B"/>
            <w:sz w:val="28"/>
            <w:szCs w:val="28"/>
            <w:rPrChange w:id="1950" w:author="John Patrick Mullin" w:date="2020-07-06T10:45:00Z">
              <w:rPr>
                <w:color w:val="29293B"/>
                <w:sz w:val="28"/>
                <w:szCs w:val="28"/>
              </w:rPr>
            </w:rPrChange>
          </w:rPr>
          <w:delText xml:space="preserve"> official articles</w:delText>
        </w:r>
        <w:r w:rsidRPr="00023D2C" w:rsidDel="00910937">
          <w:rPr>
            <w:rFonts w:ascii="Times New Roman" w:hAnsi="Times New Roman" w:cs="Times New Roman"/>
            <w:color w:val="29293B"/>
            <w:sz w:val="28"/>
            <w:szCs w:val="28"/>
            <w:rPrChange w:id="1951"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1952" w:author="John Patrick Mullin" w:date="2020-07-06T10:45:00Z">
              <w:rPr/>
            </w:rPrChange>
          </w:rPr>
          <w:fldChar w:fldCharType="begin"/>
        </w:r>
        <w:r w:rsidR="001C46DD" w:rsidRPr="00023D2C" w:rsidDel="00910937">
          <w:rPr>
            <w:rFonts w:ascii="Times New Roman" w:hAnsi="Times New Roman" w:cs="Times New Roman"/>
            <w:rPrChange w:id="1953" w:author="John Patrick Mullin" w:date="2020-07-06T10:45:00Z">
              <w:rPr/>
            </w:rPrChange>
          </w:rPr>
          <w:delInstrText xml:space="preserve"> HYPERLINK "https://medium.com/@mantradao" \h </w:delInstrText>
        </w:r>
        <w:r w:rsidR="001C46DD" w:rsidRPr="00023D2C" w:rsidDel="00910937">
          <w:rPr>
            <w:rFonts w:ascii="Times New Roman" w:hAnsi="Times New Roman" w:cs="Times New Roman"/>
            <w:rPrChange w:id="1954"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1955" w:author="John Patrick Mullin" w:date="2020-07-06T10:45:00Z">
              <w:rPr>
                <w:color w:val="0000FF"/>
                <w:u w:val="single"/>
              </w:rPr>
            </w:rPrChange>
          </w:rPr>
          <w:delText>https://medium.com/@mantra</w:delText>
        </w:r>
      </w:del>
      <w:ins w:id="1956" w:author="James Anderson" w:date="2020-06-29T15:17:00Z">
        <w:del w:id="1957" w:author="Nicholas Krapels" w:date="2020-08-15T13:40:00Z">
          <w:r w:rsidR="001328F8" w:rsidRPr="00023D2C" w:rsidDel="00910937">
            <w:rPr>
              <w:rFonts w:ascii="Times New Roman" w:hAnsi="Times New Roman" w:cs="Times New Roman"/>
              <w:color w:val="0000FF"/>
              <w:u w:val="single"/>
              <w:rPrChange w:id="1958" w:author="John Patrick Mullin" w:date="2020-07-06T10:45:00Z">
                <w:rPr>
                  <w:color w:val="0000FF"/>
                  <w:u w:val="single"/>
                </w:rPr>
              </w:rPrChange>
            </w:rPr>
            <w:delText>MANTRA</w:delText>
          </w:r>
        </w:del>
      </w:ins>
      <w:del w:id="1959" w:author="Nicholas Krapels" w:date="2020-08-15T13:40:00Z">
        <w:r w:rsidRPr="00023D2C" w:rsidDel="00910937">
          <w:rPr>
            <w:rFonts w:ascii="Times New Roman" w:hAnsi="Times New Roman" w:cs="Times New Roman"/>
            <w:color w:val="0000FF"/>
            <w:u w:val="single"/>
            <w:rPrChange w:id="1960" w:author="John Patrick Mullin" w:date="2020-07-06T10:45:00Z">
              <w:rPr>
                <w:color w:val="0000FF"/>
                <w:u w:val="single"/>
              </w:rPr>
            </w:rPrChange>
          </w:rPr>
          <w:delText>dao</w:delText>
        </w:r>
      </w:del>
      <w:ins w:id="1961" w:author="James Anderson" w:date="2020-06-29T15:17:00Z">
        <w:del w:id="1962" w:author="Nicholas Krapels" w:date="2020-08-15T13:40:00Z">
          <w:r w:rsidR="001328F8" w:rsidRPr="00023D2C" w:rsidDel="00910937">
            <w:rPr>
              <w:rFonts w:ascii="Times New Roman" w:hAnsi="Times New Roman" w:cs="Times New Roman"/>
              <w:color w:val="0000FF"/>
              <w:u w:val="single"/>
              <w:rPrChange w:id="1963" w:author="John Patrick Mullin" w:date="2020-07-06T10:45:00Z">
                <w:rPr>
                  <w:color w:val="0000FF"/>
                  <w:u w:val="single"/>
                </w:rPr>
              </w:rPrChange>
            </w:rPr>
            <w:delText>DAO</w:delText>
          </w:r>
        </w:del>
      </w:ins>
      <w:del w:id="1964" w:author="Nicholas Krapels" w:date="2020-08-15T13:40:00Z">
        <w:r w:rsidR="001C46DD" w:rsidRPr="00023D2C" w:rsidDel="00910937">
          <w:rPr>
            <w:rFonts w:ascii="Times New Roman" w:hAnsi="Times New Roman" w:cs="Times New Roman"/>
            <w:color w:val="0000FF"/>
            <w:u w:val="single"/>
            <w:rPrChange w:id="1965" w:author="John Patrick Mullin" w:date="2020-07-06T10:45:00Z">
              <w:rPr>
                <w:color w:val="0000FF"/>
                <w:u w:val="single"/>
              </w:rPr>
            </w:rPrChange>
          </w:rPr>
          <w:fldChar w:fldCharType="end"/>
        </w:r>
      </w:del>
    </w:p>
    <w:p w14:paraId="082074E8" w14:textId="1B33DDCD" w:rsidR="00BC60FC" w:rsidRPr="00023D2C" w:rsidDel="00910937" w:rsidRDefault="00BC60FC">
      <w:pPr>
        <w:pStyle w:val="a0"/>
        <w:spacing w:before="720"/>
        <w:rPr>
          <w:del w:id="1966" w:author="Nicholas Krapels" w:date="2020-08-15T13:40:00Z"/>
          <w:rFonts w:ascii="Times New Roman" w:hAnsi="Times New Roman" w:cs="Times New Roman"/>
          <w:rPrChange w:id="1967" w:author="John Patrick Mullin" w:date="2020-07-06T10:45:00Z">
            <w:rPr>
              <w:del w:id="1968" w:author="Nicholas Krapels" w:date="2020-08-15T13:40:00Z"/>
            </w:rPr>
          </w:rPrChange>
        </w:rPr>
      </w:pPr>
    </w:p>
    <w:p w14:paraId="60319131" w14:textId="2FD0C1FD" w:rsidR="00BC60FC" w:rsidRPr="00023D2C" w:rsidDel="00910937" w:rsidRDefault="00BC60FC">
      <w:pPr>
        <w:pStyle w:val="a0"/>
        <w:rPr>
          <w:del w:id="1969" w:author="Nicholas Krapels" w:date="2020-08-15T13:40:00Z"/>
          <w:rFonts w:ascii="Times New Roman" w:hAnsi="Times New Roman" w:cs="Times New Roman"/>
          <w:rPrChange w:id="1970" w:author="John Patrick Mullin" w:date="2020-07-06T10:45:00Z">
            <w:rPr>
              <w:del w:id="1971" w:author="Nicholas Krapels" w:date="2020-08-15T13:40:00Z"/>
            </w:rPr>
          </w:rPrChange>
        </w:rPr>
      </w:pPr>
    </w:p>
    <w:p w14:paraId="689BE562" w14:textId="45FF0CFA" w:rsidR="00BC60FC" w:rsidRPr="00023D2C" w:rsidDel="00910937" w:rsidRDefault="00154AE9">
      <w:pPr>
        <w:pStyle w:val="a0"/>
        <w:rPr>
          <w:del w:id="1972" w:author="Nicholas Krapels" w:date="2020-08-15T13:40:00Z"/>
          <w:rFonts w:ascii="Times New Roman" w:hAnsi="Times New Roman" w:cs="Times New Roman"/>
          <w:rPrChange w:id="1973" w:author="John Patrick Mullin" w:date="2020-07-06T10:45:00Z">
            <w:rPr>
              <w:del w:id="1974" w:author="Nicholas Krapels" w:date="2020-08-15T13:40:00Z"/>
            </w:rPr>
          </w:rPrChange>
        </w:rPr>
      </w:pPr>
      <w:del w:id="1975" w:author="Nicholas Krapels" w:date="2020-08-15T13:40:00Z">
        <w:r w:rsidRPr="00023D2C" w:rsidDel="00910937">
          <w:rPr>
            <w:rFonts w:ascii="Times New Roman" w:hAnsi="Times New Roman" w:cs="Times New Roman"/>
            <w:rPrChange w:id="1976" w:author="John Patrick Mullin" w:date="2020-07-06T10:45:00Z">
              <w:rPr/>
            </w:rPrChange>
          </w:rPr>
          <w:delText>DEFI</w:delText>
        </w:r>
        <w:r w:rsidRPr="00023D2C" w:rsidDel="00910937">
          <w:rPr>
            <w:rFonts w:ascii="Times New Roman" w:hAnsi="Times New Roman" w:cs="Times New Roman"/>
            <w:rPrChange w:id="1977" w:author="John Patrick Mullin" w:date="2020-07-06T10:45:00Z">
              <w:rPr/>
            </w:rPrChange>
          </w:rPr>
          <w:delText>后起之秀，什么是</w:delText>
        </w:r>
        <w:r w:rsidRPr="00023D2C" w:rsidDel="00910937">
          <w:rPr>
            <w:rFonts w:ascii="Times New Roman" w:hAnsi="Times New Roman" w:cs="Times New Roman"/>
            <w:rPrChange w:id="1978" w:author="John Patrick Mullin" w:date="2020-07-06T10:45:00Z">
              <w:rPr/>
            </w:rPrChange>
          </w:rPr>
          <w:delText>Mantra</w:delText>
        </w:r>
      </w:del>
      <w:ins w:id="1979" w:author="James Anderson" w:date="2020-06-29T15:17:00Z">
        <w:del w:id="1980" w:author="Nicholas Krapels" w:date="2020-08-15T13:40:00Z">
          <w:r w:rsidR="001328F8" w:rsidRPr="00023D2C" w:rsidDel="00910937">
            <w:rPr>
              <w:rFonts w:ascii="Times New Roman" w:hAnsi="Times New Roman" w:cs="Times New Roman"/>
              <w:rPrChange w:id="1981" w:author="John Patrick Mullin" w:date="2020-07-06T10:45:00Z">
                <w:rPr/>
              </w:rPrChange>
            </w:rPr>
            <w:delText>MANTRA</w:delText>
          </w:r>
        </w:del>
      </w:ins>
      <w:del w:id="1982" w:author="Nicholas Krapels" w:date="2020-08-15T13:40:00Z">
        <w:r w:rsidRPr="00023D2C" w:rsidDel="00910937">
          <w:rPr>
            <w:rFonts w:ascii="Times New Roman" w:hAnsi="Times New Roman" w:cs="Times New Roman"/>
            <w:rPrChange w:id="1983" w:author="John Patrick Mullin" w:date="2020-07-06T10:45:00Z">
              <w:rPr/>
            </w:rPrChange>
          </w:rPr>
          <w:delText>Dao</w:delText>
        </w:r>
      </w:del>
      <w:ins w:id="1984" w:author="James Anderson" w:date="2020-06-29T15:17:00Z">
        <w:del w:id="1985" w:author="Nicholas Krapels" w:date="2020-08-15T13:40:00Z">
          <w:r w:rsidR="001328F8" w:rsidRPr="00023D2C" w:rsidDel="00910937">
            <w:rPr>
              <w:rFonts w:ascii="Times New Roman" w:hAnsi="Times New Roman" w:cs="Times New Roman"/>
              <w:rPrChange w:id="1986" w:author="John Patrick Mullin" w:date="2020-07-06T10:45:00Z">
                <w:rPr/>
              </w:rPrChange>
            </w:rPr>
            <w:delText>DAO</w:delText>
          </w:r>
        </w:del>
      </w:ins>
      <w:del w:id="1987" w:author="Nicholas Krapels" w:date="2020-08-15T13:40:00Z">
        <w:r w:rsidRPr="00023D2C" w:rsidDel="00910937">
          <w:rPr>
            <w:rFonts w:ascii="Times New Roman" w:hAnsi="Times New Roman" w:cs="Times New Roman"/>
            <w:rPrChange w:id="1988" w:author="John Patrick Mullin" w:date="2020-07-06T10:45:00Z">
              <w:rPr/>
            </w:rPrChange>
          </w:rPr>
          <w:delText>？</w:delText>
        </w:r>
      </w:del>
    </w:p>
    <w:p w14:paraId="3FBBBF9C" w14:textId="73424089" w:rsidR="00BC60FC" w:rsidRPr="00023D2C" w:rsidDel="00910937" w:rsidRDefault="00154AE9">
      <w:pPr>
        <w:pStyle w:val="a"/>
        <w:rPr>
          <w:del w:id="1989" w:author="Nicholas Krapels" w:date="2020-08-15T13:40:00Z"/>
          <w:rFonts w:ascii="Times New Roman" w:hAnsi="Times New Roman" w:cs="Times New Roman"/>
          <w:rPrChange w:id="1990" w:author="John Patrick Mullin" w:date="2020-07-06T10:45:00Z">
            <w:rPr>
              <w:del w:id="1991" w:author="Nicholas Krapels" w:date="2020-08-15T13:40:00Z"/>
            </w:rPr>
          </w:rPrChange>
        </w:rPr>
      </w:pPr>
      <w:del w:id="1992" w:author="Nicholas Krapels" w:date="2020-08-15T13:40:00Z">
        <w:r w:rsidRPr="00023D2C" w:rsidDel="00910937">
          <w:rPr>
            <w:rFonts w:ascii="Times New Roman" w:hAnsi="Times New Roman" w:cs="Times New Roman"/>
            <w:noProof/>
            <w:rPrChange w:id="1993" w:author="John Patrick Mullin" w:date="2020-07-06T10:45:00Z">
              <w:rPr>
                <w:noProof/>
              </w:rPr>
            </w:rPrChange>
          </w:rPr>
          <w:drawing>
            <wp:inline distT="0" distB="0" distL="0" distR="0" wp14:anchorId="039EB073" wp14:editId="79E3E3E5">
              <wp:extent cx="5216017" cy="2177311"/>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7"/>
                      <a:stretch>
                        <a:fillRect/>
                      </a:stretch>
                    </pic:blipFill>
                    <pic:spPr>
                      <a:xfrm>
                        <a:off x="0" y="0"/>
                        <a:ext cx="5216017" cy="2177311"/>
                      </a:xfrm>
                      <a:prstGeom prst="rect">
                        <a:avLst/>
                      </a:prstGeom>
                    </pic:spPr>
                  </pic:pic>
                </a:graphicData>
              </a:graphic>
            </wp:inline>
          </w:drawing>
        </w:r>
      </w:del>
    </w:p>
    <w:p w14:paraId="20B2A9CD" w14:textId="3D0865EB" w:rsidR="00BC60FC" w:rsidRPr="00023D2C" w:rsidDel="00910937" w:rsidRDefault="00154AE9">
      <w:pPr>
        <w:pStyle w:val="a"/>
        <w:rPr>
          <w:del w:id="1994" w:author="Nicholas Krapels" w:date="2020-08-15T13:40:00Z"/>
          <w:rFonts w:ascii="Times New Roman" w:hAnsi="Times New Roman" w:cs="Times New Roman"/>
          <w:lang w:eastAsia="zh-CN"/>
          <w:rPrChange w:id="1995" w:author="John Patrick Mullin" w:date="2020-07-06T10:45:00Z">
            <w:rPr>
              <w:del w:id="1996" w:author="Nicholas Krapels" w:date="2020-08-15T13:40:00Z"/>
              <w:lang w:eastAsia="zh-CN"/>
            </w:rPr>
          </w:rPrChange>
        </w:rPr>
      </w:pPr>
      <w:del w:id="1997" w:author="Nicholas Krapels" w:date="2020-08-15T13:40:00Z">
        <w:r w:rsidRPr="00023D2C" w:rsidDel="00910937">
          <w:rPr>
            <w:rFonts w:ascii="Times New Roman" w:hAnsi="Times New Roman" w:cs="Times New Roman"/>
            <w:color w:val="29293B"/>
            <w:sz w:val="28"/>
            <w:szCs w:val="28"/>
            <w:lang w:eastAsia="zh-CN"/>
            <w:rPrChange w:id="1998" w:author="John Patrick Mullin" w:date="2020-07-06T10:45:00Z">
              <w:rPr>
                <w:color w:val="29293B"/>
                <w:sz w:val="28"/>
                <w:szCs w:val="28"/>
                <w:lang w:eastAsia="zh-CN"/>
              </w:rPr>
            </w:rPrChange>
          </w:rPr>
          <w:delText xml:space="preserve">       </w:delText>
        </w:r>
        <w:r w:rsidRPr="00023D2C" w:rsidDel="00910937">
          <w:rPr>
            <w:rFonts w:ascii="Times New Roman" w:hAnsi="Times New Roman" w:cs="Times New Roman"/>
            <w:color w:val="29293B"/>
            <w:sz w:val="28"/>
            <w:szCs w:val="28"/>
            <w:lang w:eastAsia="zh-CN"/>
            <w:rPrChange w:id="1999" w:author="John Patrick Mullin" w:date="2020-07-06T10:45:00Z">
              <w:rPr>
                <w:color w:val="29293B"/>
                <w:sz w:val="28"/>
                <w:szCs w:val="28"/>
                <w:lang w:eastAsia="zh-CN"/>
              </w:rPr>
            </w:rPrChange>
          </w:rPr>
          <w:delText>随着</w:delText>
        </w:r>
        <w:r w:rsidRPr="00023D2C" w:rsidDel="00910937">
          <w:rPr>
            <w:rFonts w:ascii="Times New Roman" w:hAnsi="Times New Roman" w:cs="Times New Roman"/>
            <w:color w:val="29293B"/>
            <w:sz w:val="28"/>
            <w:szCs w:val="28"/>
            <w:lang w:eastAsia="zh-CN"/>
            <w:rPrChange w:id="2000" w:author="John Patrick Mullin" w:date="2020-07-06T10:45:00Z">
              <w:rPr>
                <w:color w:val="29293B"/>
                <w:sz w:val="28"/>
                <w:szCs w:val="28"/>
                <w:lang w:eastAsia="zh-CN"/>
              </w:rPr>
            </w:rPrChange>
          </w:rPr>
          <w:delText>DeFi</w:delText>
        </w:r>
        <w:r w:rsidRPr="00023D2C" w:rsidDel="00910937">
          <w:rPr>
            <w:rFonts w:ascii="Times New Roman" w:hAnsi="Times New Roman" w:cs="Times New Roman"/>
            <w:color w:val="29293B"/>
            <w:sz w:val="28"/>
            <w:szCs w:val="28"/>
            <w:lang w:eastAsia="zh-CN"/>
            <w:rPrChange w:id="2001" w:author="John Patrick Mullin" w:date="2020-07-06T10:45:00Z">
              <w:rPr>
                <w:color w:val="29293B"/>
                <w:sz w:val="28"/>
                <w:szCs w:val="28"/>
                <w:lang w:eastAsia="zh-CN"/>
              </w:rPr>
            </w:rPrChange>
          </w:rPr>
          <w:delText>概念的火热，</w:delText>
        </w:r>
        <w:r w:rsidRPr="00023D2C" w:rsidDel="00910937">
          <w:rPr>
            <w:rFonts w:ascii="Times New Roman" w:hAnsi="Times New Roman" w:cs="Times New Roman"/>
            <w:color w:val="29293B"/>
            <w:sz w:val="28"/>
            <w:szCs w:val="28"/>
            <w:lang w:eastAsia="zh-CN"/>
            <w:rPrChange w:id="2002" w:author="John Patrick Mullin" w:date="2020-07-06T10:45:00Z">
              <w:rPr>
                <w:color w:val="29293B"/>
                <w:sz w:val="28"/>
                <w:szCs w:val="28"/>
                <w:lang w:eastAsia="zh-CN"/>
              </w:rPr>
            </w:rPrChange>
          </w:rPr>
          <w:delText>2020</w:delText>
        </w:r>
        <w:r w:rsidRPr="00023D2C" w:rsidDel="00910937">
          <w:rPr>
            <w:rFonts w:ascii="Times New Roman" w:hAnsi="Times New Roman" w:cs="Times New Roman"/>
            <w:color w:val="29293B"/>
            <w:sz w:val="28"/>
            <w:szCs w:val="28"/>
            <w:lang w:eastAsia="zh-CN"/>
            <w:rPrChange w:id="2003" w:author="John Patrick Mullin" w:date="2020-07-06T10:45:00Z">
              <w:rPr>
                <w:color w:val="29293B"/>
                <w:sz w:val="28"/>
                <w:szCs w:val="28"/>
                <w:lang w:eastAsia="zh-CN"/>
              </w:rPr>
            </w:rPrChange>
          </w:rPr>
          <w:delText>年成为了</w:delText>
        </w:r>
        <w:r w:rsidRPr="00023D2C" w:rsidDel="00910937">
          <w:rPr>
            <w:rFonts w:ascii="Times New Roman" w:hAnsi="Times New Roman" w:cs="Times New Roman"/>
            <w:color w:val="29293B"/>
            <w:sz w:val="28"/>
            <w:szCs w:val="28"/>
            <w:lang w:eastAsia="zh-CN"/>
            <w:rPrChange w:id="2004" w:author="John Patrick Mullin" w:date="2020-07-06T10:45:00Z">
              <w:rPr>
                <w:color w:val="29293B"/>
                <w:sz w:val="28"/>
                <w:szCs w:val="28"/>
                <w:lang w:eastAsia="zh-CN"/>
              </w:rPr>
            </w:rPrChange>
          </w:rPr>
          <w:delText>DEFI</w:delText>
        </w:r>
        <w:r w:rsidRPr="00023D2C" w:rsidDel="00910937">
          <w:rPr>
            <w:rFonts w:ascii="Times New Roman" w:hAnsi="Times New Roman" w:cs="Times New Roman"/>
            <w:color w:val="29293B"/>
            <w:sz w:val="28"/>
            <w:szCs w:val="28"/>
            <w:lang w:eastAsia="zh-CN"/>
            <w:rPrChange w:id="2005" w:author="John Patrick Mullin" w:date="2020-07-06T10:45:00Z">
              <w:rPr>
                <w:color w:val="29293B"/>
                <w:sz w:val="28"/>
                <w:szCs w:val="28"/>
                <w:lang w:eastAsia="zh-CN"/>
              </w:rPr>
            </w:rPrChange>
          </w:rPr>
          <w:delText>的元年，金融行业已经成为了区块链技术的重点应用和部署方向。传统金融行业可划分为：银行业、保险业、信托业、证券业、租赁业等。</w:delText>
        </w:r>
        <w:r w:rsidRPr="00023D2C" w:rsidDel="00910937">
          <w:rPr>
            <w:rFonts w:ascii="Times New Roman" w:hAnsi="Times New Roman" w:cs="Times New Roman"/>
            <w:color w:val="29293B"/>
            <w:sz w:val="28"/>
            <w:szCs w:val="28"/>
            <w:lang w:eastAsia="zh-CN"/>
            <w:rPrChange w:id="2006" w:author="John Patrick Mullin" w:date="2020-07-06T10:45:00Z">
              <w:rPr>
                <w:color w:val="29293B"/>
                <w:sz w:val="28"/>
                <w:szCs w:val="28"/>
                <w:lang w:eastAsia="zh-CN"/>
              </w:rPr>
            </w:rPrChange>
          </w:rPr>
          <w:delText>Compound</w:delText>
        </w:r>
        <w:r w:rsidRPr="00023D2C" w:rsidDel="00910937">
          <w:rPr>
            <w:rFonts w:ascii="Times New Roman" w:hAnsi="Times New Roman" w:cs="Times New Roman"/>
            <w:color w:val="29293B"/>
            <w:sz w:val="28"/>
            <w:szCs w:val="28"/>
            <w:lang w:eastAsia="zh-CN"/>
            <w:rPrChange w:id="2007" w:author="John Patrick Mullin" w:date="2020-07-06T10:45:00Z">
              <w:rPr>
                <w:color w:val="29293B"/>
                <w:sz w:val="28"/>
                <w:szCs w:val="28"/>
                <w:lang w:eastAsia="zh-CN"/>
              </w:rPr>
            </w:rPrChange>
          </w:rPr>
          <w:delText>对应的属于银行借贷业务，市场规模巨大。</w:delText>
        </w:r>
        <w:r w:rsidRPr="00023D2C" w:rsidDel="00910937">
          <w:rPr>
            <w:rFonts w:ascii="Times New Roman" w:hAnsi="Times New Roman" w:cs="Times New Roman"/>
            <w:noProof/>
            <w:rPrChange w:id="2008" w:author="John Patrick Mullin" w:date="2020-07-06T10:45:00Z">
              <w:rPr>
                <w:noProof/>
              </w:rPr>
            </w:rPrChange>
          </w:rPr>
          <w:drawing>
            <wp:inline distT="0" distB="0" distL="0" distR="0" wp14:anchorId="36AACA45" wp14:editId="511E7921">
              <wp:extent cx="5216017" cy="3460838"/>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3"/>
                      <a:stretch>
                        <a:fillRect/>
                      </a:stretch>
                    </pic:blipFill>
                    <pic:spPr>
                      <a:xfrm>
                        <a:off x="0" y="0"/>
                        <a:ext cx="5216017" cy="3460838"/>
                      </a:xfrm>
                      <a:prstGeom prst="rect">
                        <a:avLst/>
                      </a:prstGeom>
                    </pic:spPr>
                  </pic:pic>
                </a:graphicData>
              </a:graphic>
            </wp:inline>
          </w:drawing>
        </w:r>
      </w:del>
    </w:p>
    <w:p w14:paraId="0128E70E" w14:textId="332848B4" w:rsidR="00BC60FC" w:rsidRPr="00023D2C" w:rsidDel="00910937" w:rsidRDefault="00154AE9">
      <w:pPr>
        <w:pStyle w:val="a"/>
        <w:rPr>
          <w:del w:id="2009" w:author="Nicholas Krapels" w:date="2020-08-15T13:40:00Z"/>
          <w:rFonts w:ascii="Times New Roman" w:hAnsi="Times New Roman" w:cs="Times New Roman"/>
          <w:rPrChange w:id="2010" w:author="John Patrick Mullin" w:date="2020-07-06T10:45:00Z">
            <w:rPr>
              <w:del w:id="2011" w:author="Nicholas Krapels" w:date="2020-08-15T13:40:00Z"/>
            </w:rPr>
          </w:rPrChange>
        </w:rPr>
      </w:pPr>
      <w:del w:id="2012" w:author="Nicholas Krapels" w:date="2020-08-15T13:40:00Z">
        <w:r w:rsidRPr="00023D2C" w:rsidDel="00910937">
          <w:rPr>
            <w:rFonts w:ascii="Times New Roman" w:hAnsi="Times New Roman" w:cs="Times New Roman"/>
            <w:color w:val="29293B"/>
            <w:sz w:val="28"/>
            <w:szCs w:val="28"/>
            <w:lang w:eastAsia="zh-CN"/>
            <w:rPrChange w:id="2013" w:author="John Patrick Mullin" w:date="2020-07-06T10:45:00Z">
              <w:rPr>
                <w:color w:val="29293B"/>
                <w:sz w:val="28"/>
                <w:szCs w:val="28"/>
                <w:lang w:eastAsia="zh-CN"/>
              </w:rPr>
            </w:rPrChange>
          </w:rPr>
          <w:delText xml:space="preserve">      </w:delText>
        </w:r>
        <w:r w:rsidRPr="00023D2C" w:rsidDel="00910937">
          <w:rPr>
            <w:rFonts w:ascii="Times New Roman" w:hAnsi="Times New Roman" w:cs="Times New Roman"/>
            <w:color w:val="29293B"/>
            <w:sz w:val="28"/>
            <w:szCs w:val="28"/>
            <w:rPrChange w:id="2014" w:author="John Patrick Mullin" w:date="2020-07-06T10:45:00Z">
              <w:rPr>
                <w:color w:val="29293B"/>
                <w:sz w:val="28"/>
                <w:szCs w:val="28"/>
              </w:rPr>
            </w:rPrChange>
          </w:rPr>
          <w:delText>但是今日主角并不是讲述</w:delText>
        </w:r>
        <w:r w:rsidRPr="00023D2C" w:rsidDel="00910937">
          <w:rPr>
            <w:rFonts w:ascii="Times New Roman" w:hAnsi="Times New Roman" w:cs="Times New Roman"/>
            <w:color w:val="29293B"/>
            <w:sz w:val="28"/>
            <w:szCs w:val="28"/>
            <w:rPrChange w:id="2015" w:author="John Patrick Mullin" w:date="2020-07-06T10:45:00Z">
              <w:rPr>
                <w:color w:val="29293B"/>
                <w:sz w:val="28"/>
                <w:szCs w:val="28"/>
              </w:rPr>
            </w:rPrChange>
          </w:rPr>
          <w:delText>MakerDao</w:delText>
        </w:r>
      </w:del>
      <w:ins w:id="2016" w:author="James Anderson" w:date="2020-06-29T15:17:00Z">
        <w:del w:id="2017" w:author="Nicholas Krapels" w:date="2020-08-15T13:40:00Z">
          <w:r w:rsidR="001328F8" w:rsidRPr="00023D2C" w:rsidDel="00910937">
            <w:rPr>
              <w:rFonts w:ascii="Times New Roman" w:hAnsi="Times New Roman" w:cs="Times New Roman"/>
              <w:color w:val="29293B"/>
              <w:sz w:val="28"/>
              <w:szCs w:val="28"/>
              <w:rPrChange w:id="2018" w:author="John Patrick Mullin" w:date="2020-07-06T10:45:00Z">
                <w:rPr>
                  <w:color w:val="29293B"/>
                  <w:sz w:val="28"/>
                  <w:szCs w:val="28"/>
                </w:rPr>
              </w:rPrChange>
            </w:rPr>
            <w:delText>DAO</w:delText>
          </w:r>
        </w:del>
      </w:ins>
      <w:del w:id="2019" w:author="Nicholas Krapels" w:date="2020-08-15T13:40:00Z">
        <w:r w:rsidRPr="00023D2C" w:rsidDel="00910937">
          <w:rPr>
            <w:rFonts w:ascii="Times New Roman" w:hAnsi="Times New Roman" w:cs="Times New Roman"/>
            <w:color w:val="29293B"/>
            <w:sz w:val="28"/>
            <w:szCs w:val="28"/>
            <w:rPrChange w:id="2020" w:author="John Patrick Mullin" w:date="2020-07-06T10:45:00Z">
              <w:rPr>
                <w:color w:val="29293B"/>
                <w:sz w:val="28"/>
                <w:szCs w:val="28"/>
              </w:rPr>
            </w:rPrChange>
          </w:rPr>
          <w:delText>和</w:delText>
        </w:r>
        <w:r w:rsidRPr="00023D2C" w:rsidDel="00910937">
          <w:rPr>
            <w:rFonts w:ascii="Times New Roman" w:hAnsi="Times New Roman" w:cs="Times New Roman"/>
            <w:color w:val="29293B"/>
            <w:sz w:val="28"/>
            <w:szCs w:val="28"/>
            <w:rPrChange w:id="2021" w:author="John Patrick Mullin" w:date="2020-07-06T10:45:00Z">
              <w:rPr>
                <w:color w:val="29293B"/>
                <w:sz w:val="28"/>
                <w:szCs w:val="28"/>
              </w:rPr>
            </w:rPrChange>
          </w:rPr>
          <w:delText>Compound</w:delText>
        </w:r>
        <w:r w:rsidRPr="00023D2C" w:rsidDel="00910937">
          <w:rPr>
            <w:rFonts w:ascii="Times New Roman" w:hAnsi="Times New Roman" w:cs="Times New Roman"/>
            <w:color w:val="29293B"/>
            <w:sz w:val="28"/>
            <w:szCs w:val="28"/>
            <w:rPrChange w:id="2022" w:author="John Patrick Mullin" w:date="2020-07-06T10:45:00Z">
              <w:rPr>
                <w:color w:val="29293B"/>
                <w:sz w:val="28"/>
                <w:szCs w:val="28"/>
              </w:rPr>
            </w:rPrChange>
          </w:rPr>
          <w:delText>，而是称为</w:delText>
        </w:r>
        <w:r w:rsidRPr="00023D2C" w:rsidDel="00910937">
          <w:rPr>
            <w:rFonts w:ascii="Times New Roman" w:hAnsi="Times New Roman" w:cs="Times New Roman"/>
            <w:color w:val="29293B"/>
            <w:sz w:val="28"/>
            <w:szCs w:val="28"/>
            <w:rPrChange w:id="2023" w:author="John Patrick Mullin" w:date="2020-07-06T10:45:00Z">
              <w:rPr>
                <w:color w:val="29293B"/>
                <w:sz w:val="28"/>
                <w:szCs w:val="28"/>
              </w:rPr>
            </w:rPrChange>
          </w:rPr>
          <w:delText>Mantra</w:delText>
        </w:r>
      </w:del>
      <w:ins w:id="2024" w:author="James Anderson" w:date="2020-06-29T15:17:00Z">
        <w:del w:id="2025" w:author="Nicholas Krapels" w:date="2020-08-15T13:40:00Z">
          <w:r w:rsidR="001328F8" w:rsidRPr="00023D2C" w:rsidDel="00910937">
            <w:rPr>
              <w:rFonts w:ascii="Times New Roman" w:hAnsi="Times New Roman" w:cs="Times New Roman"/>
              <w:color w:val="29293B"/>
              <w:sz w:val="28"/>
              <w:szCs w:val="28"/>
              <w:rPrChange w:id="2026" w:author="John Patrick Mullin" w:date="2020-07-06T10:45:00Z">
                <w:rPr>
                  <w:color w:val="29293B"/>
                  <w:sz w:val="28"/>
                  <w:szCs w:val="28"/>
                </w:rPr>
              </w:rPrChange>
            </w:rPr>
            <w:delText>MANTRA</w:delText>
          </w:r>
        </w:del>
      </w:ins>
      <w:del w:id="2027" w:author="Nicholas Krapels" w:date="2020-08-15T13:40:00Z">
        <w:r w:rsidRPr="00023D2C" w:rsidDel="00910937">
          <w:rPr>
            <w:rFonts w:ascii="Times New Roman" w:hAnsi="Times New Roman" w:cs="Times New Roman"/>
            <w:color w:val="29293B"/>
            <w:sz w:val="28"/>
            <w:szCs w:val="28"/>
            <w:rPrChange w:id="2028" w:author="John Patrick Mullin" w:date="2020-07-06T10:45:00Z">
              <w:rPr>
                <w:color w:val="29293B"/>
                <w:sz w:val="28"/>
                <w:szCs w:val="28"/>
              </w:rPr>
            </w:rPrChange>
          </w:rPr>
          <w:delText>Dao</w:delText>
        </w:r>
      </w:del>
      <w:ins w:id="2029" w:author="James Anderson" w:date="2020-06-29T15:17:00Z">
        <w:del w:id="2030" w:author="Nicholas Krapels" w:date="2020-08-15T13:40:00Z">
          <w:r w:rsidR="001328F8" w:rsidRPr="00023D2C" w:rsidDel="00910937">
            <w:rPr>
              <w:rFonts w:ascii="Times New Roman" w:hAnsi="Times New Roman" w:cs="Times New Roman"/>
              <w:color w:val="29293B"/>
              <w:sz w:val="28"/>
              <w:szCs w:val="28"/>
              <w:rPrChange w:id="2031" w:author="John Patrick Mullin" w:date="2020-07-06T10:45:00Z">
                <w:rPr>
                  <w:color w:val="29293B"/>
                  <w:sz w:val="28"/>
                  <w:szCs w:val="28"/>
                </w:rPr>
              </w:rPrChange>
            </w:rPr>
            <w:delText>DAO</w:delText>
          </w:r>
        </w:del>
      </w:ins>
      <w:del w:id="2032" w:author="Nicholas Krapels" w:date="2020-08-15T13:40:00Z">
        <w:r w:rsidRPr="00023D2C" w:rsidDel="00910937">
          <w:rPr>
            <w:rFonts w:ascii="Times New Roman" w:hAnsi="Times New Roman" w:cs="Times New Roman"/>
            <w:color w:val="29293B"/>
            <w:sz w:val="28"/>
            <w:szCs w:val="28"/>
            <w:rPrChange w:id="2033" w:author="John Patrick Mullin" w:date="2020-07-06T10:45:00Z">
              <w:rPr>
                <w:color w:val="29293B"/>
                <w:sz w:val="28"/>
                <w:szCs w:val="28"/>
              </w:rPr>
            </w:rPrChange>
          </w:rPr>
          <w:delText>的</w:delText>
        </w:r>
        <w:r w:rsidRPr="00023D2C" w:rsidDel="00910937">
          <w:rPr>
            <w:rFonts w:ascii="Times New Roman" w:hAnsi="Times New Roman" w:cs="Times New Roman"/>
            <w:color w:val="29293B"/>
            <w:sz w:val="28"/>
            <w:szCs w:val="28"/>
            <w:rPrChange w:id="2034" w:author="John Patrick Mullin" w:date="2020-07-06T10:45:00Z">
              <w:rPr>
                <w:color w:val="29293B"/>
                <w:sz w:val="28"/>
                <w:szCs w:val="28"/>
              </w:rPr>
            </w:rPrChange>
          </w:rPr>
          <w:delText>DEFI</w:delText>
        </w:r>
        <w:r w:rsidRPr="00023D2C" w:rsidDel="00910937">
          <w:rPr>
            <w:rFonts w:ascii="Times New Roman" w:hAnsi="Times New Roman" w:cs="Times New Roman"/>
            <w:color w:val="29293B"/>
            <w:sz w:val="28"/>
            <w:szCs w:val="28"/>
            <w:rPrChange w:id="2035" w:author="John Patrick Mullin" w:date="2020-07-06T10:45:00Z">
              <w:rPr>
                <w:color w:val="29293B"/>
                <w:sz w:val="28"/>
                <w:szCs w:val="28"/>
              </w:rPr>
            </w:rPrChange>
          </w:rPr>
          <w:delText>明星产品。</w:delText>
        </w:r>
        <w:r w:rsidRPr="00023D2C" w:rsidDel="00910937">
          <w:rPr>
            <w:rFonts w:ascii="Times New Roman" w:hAnsi="Times New Roman" w:cs="Times New Roman"/>
            <w:color w:val="29293B"/>
            <w:sz w:val="28"/>
            <w:szCs w:val="28"/>
            <w:rPrChange w:id="2036" w:author="John Patrick Mullin" w:date="2020-07-06T10:45:00Z">
              <w:rPr>
                <w:color w:val="29293B"/>
                <w:sz w:val="28"/>
                <w:szCs w:val="28"/>
              </w:rPr>
            </w:rPrChange>
          </w:rPr>
          <w:delText>DEFI</w:delText>
        </w:r>
        <w:r w:rsidRPr="00023D2C" w:rsidDel="00910937">
          <w:rPr>
            <w:rFonts w:ascii="Times New Roman" w:hAnsi="Times New Roman" w:cs="Times New Roman"/>
            <w:color w:val="29293B"/>
            <w:sz w:val="28"/>
            <w:szCs w:val="28"/>
            <w:rPrChange w:id="2037" w:author="John Patrick Mullin" w:date="2020-07-06T10:45:00Z">
              <w:rPr>
                <w:color w:val="29293B"/>
                <w:sz w:val="28"/>
                <w:szCs w:val="28"/>
              </w:rPr>
            </w:rPrChange>
          </w:rPr>
          <w:delText>即去中心化金融，它的定义并不仅仅是借贷产品，而是贯穿整个金融行业的去中心化治理。</w:delText>
        </w:r>
      </w:del>
    </w:p>
    <w:p w14:paraId="1934C5CD" w14:textId="2B7A0007" w:rsidR="00BC60FC" w:rsidRPr="00023D2C" w:rsidDel="00910937" w:rsidRDefault="00BC60FC">
      <w:pPr>
        <w:pStyle w:val="a"/>
        <w:rPr>
          <w:del w:id="2038" w:author="Nicholas Krapels" w:date="2020-08-15T13:40:00Z"/>
          <w:rFonts w:ascii="Times New Roman" w:hAnsi="Times New Roman" w:cs="Times New Roman"/>
          <w:rPrChange w:id="2039" w:author="John Patrick Mullin" w:date="2020-07-06T10:45:00Z">
            <w:rPr>
              <w:del w:id="2040" w:author="Nicholas Krapels" w:date="2020-08-15T13:40:00Z"/>
            </w:rPr>
          </w:rPrChange>
        </w:rPr>
      </w:pPr>
    </w:p>
    <w:p w14:paraId="1895086B" w14:textId="22448794" w:rsidR="00BC60FC" w:rsidRPr="00023D2C" w:rsidDel="00910937" w:rsidRDefault="00154AE9">
      <w:pPr>
        <w:pStyle w:val="a"/>
        <w:rPr>
          <w:del w:id="2041" w:author="Nicholas Krapels" w:date="2020-08-15T13:40:00Z"/>
          <w:rFonts w:ascii="Times New Roman" w:hAnsi="Times New Roman" w:cs="Times New Roman"/>
          <w:lang w:eastAsia="zh-CN"/>
          <w:rPrChange w:id="2042" w:author="John Patrick Mullin" w:date="2020-07-06T10:45:00Z">
            <w:rPr>
              <w:del w:id="2043" w:author="Nicholas Krapels" w:date="2020-08-15T13:40:00Z"/>
              <w:lang w:eastAsia="zh-CN"/>
            </w:rPr>
          </w:rPrChange>
        </w:rPr>
      </w:pPr>
      <w:del w:id="2044" w:author="Nicholas Krapels" w:date="2020-08-15T13:40:00Z">
        <w:r w:rsidRPr="00023D2C" w:rsidDel="00910937">
          <w:rPr>
            <w:rFonts w:ascii="Times New Roman" w:hAnsi="Times New Roman" w:cs="Times New Roman"/>
            <w:b/>
            <w:color w:val="29293B"/>
            <w:sz w:val="28"/>
            <w:szCs w:val="28"/>
            <w:lang w:eastAsia="zh-CN"/>
            <w:rPrChange w:id="2045" w:author="John Patrick Mullin" w:date="2020-07-06T10:45:00Z">
              <w:rPr>
                <w:b/>
                <w:color w:val="29293B"/>
                <w:sz w:val="28"/>
                <w:szCs w:val="28"/>
                <w:lang w:eastAsia="zh-CN"/>
              </w:rPr>
            </w:rPrChange>
          </w:rPr>
          <w:delText>Mantra</w:delText>
        </w:r>
      </w:del>
      <w:ins w:id="2046" w:author="James Anderson" w:date="2020-06-29T15:17:00Z">
        <w:del w:id="2047" w:author="Nicholas Krapels" w:date="2020-08-15T13:40:00Z">
          <w:r w:rsidR="001328F8" w:rsidRPr="00023D2C" w:rsidDel="00910937">
            <w:rPr>
              <w:rFonts w:ascii="Times New Roman" w:hAnsi="Times New Roman" w:cs="Times New Roman"/>
              <w:b/>
              <w:color w:val="29293B"/>
              <w:sz w:val="28"/>
              <w:szCs w:val="28"/>
              <w:lang w:eastAsia="zh-CN"/>
              <w:rPrChange w:id="2048" w:author="John Patrick Mullin" w:date="2020-07-06T10:45:00Z">
                <w:rPr>
                  <w:b/>
                  <w:color w:val="29293B"/>
                  <w:sz w:val="28"/>
                  <w:szCs w:val="28"/>
                  <w:lang w:eastAsia="zh-CN"/>
                </w:rPr>
              </w:rPrChange>
            </w:rPr>
            <w:delText>MANTRA</w:delText>
          </w:r>
        </w:del>
      </w:ins>
      <w:del w:id="2049" w:author="Nicholas Krapels" w:date="2020-08-15T13:40:00Z">
        <w:r w:rsidRPr="00023D2C" w:rsidDel="00910937">
          <w:rPr>
            <w:rFonts w:ascii="Times New Roman" w:hAnsi="Times New Roman" w:cs="Times New Roman"/>
            <w:b/>
            <w:color w:val="29293B"/>
            <w:sz w:val="28"/>
            <w:szCs w:val="28"/>
            <w:lang w:eastAsia="zh-CN"/>
            <w:rPrChange w:id="2050" w:author="John Patrick Mullin" w:date="2020-07-06T10:45:00Z">
              <w:rPr>
                <w:b/>
                <w:color w:val="29293B"/>
                <w:sz w:val="28"/>
                <w:szCs w:val="28"/>
                <w:lang w:eastAsia="zh-CN"/>
              </w:rPr>
            </w:rPrChange>
          </w:rPr>
          <w:delText>Dao</w:delText>
        </w:r>
      </w:del>
      <w:ins w:id="2051" w:author="James Anderson" w:date="2020-06-29T15:17:00Z">
        <w:del w:id="2052" w:author="Nicholas Krapels" w:date="2020-08-15T13:40:00Z">
          <w:r w:rsidR="001328F8" w:rsidRPr="00023D2C" w:rsidDel="00910937">
            <w:rPr>
              <w:rFonts w:ascii="Times New Roman" w:hAnsi="Times New Roman" w:cs="Times New Roman"/>
              <w:b/>
              <w:color w:val="29293B"/>
              <w:sz w:val="28"/>
              <w:szCs w:val="28"/>
              <w:lang w:eastAsia="zh-CN"/>
              <w:rPrChange w:id="2053" w:author="John Patrick Mullin" w:date="2020-07-06T10:45:00Z">
                <w:rPr>
                  <w:b/>
                  <w:color w:val="29293B"/>
                  <w:sz w:val="28"/>
                  <w:szCs w:val="28"/>
                  <w:lang w:eastAsia="zh-CN"/>
                </w:rPr>
              </w:rPrChange>
            </w:rPr>
            <w:delText>DAO</w:delText>
          </w:r>
        </w:del>
      </w:ins>
      <w:del w:id="2054" w:author="Nicholas Krapels" w:date="2020-08-15T13:40:00Z">
        <w:r w:rsidRPr="00023D2C" w:rsidDel="00910937">
          <w:rPr>
            <w:rFonts w:ascii="Times New Roman" w:hAnsi="Times New Roman" w:cs="Times New Roman"/>
            <w:b/>
            <w:color w:val="29293B"/>
            <w:sz w:val="28"/>
            <w:szCs w:val="28"/>
            <w:lang w:eastAsia="zh-CN"/>
            <w:rPrChange w:id="2055" w:author="John Patrick Mullin" w:date="2020-07-06T10:45:00Z">
              <w:rPr>
                <w:b/>
                <w:color w:val="29293B"/>
                <w:sz w:val="28"/>
                <w:szCs w:val="28"/>
                <w:lang w:eastAsia="zh-CN"/>
              </w:rPr>
            </w:rPrChange>
          </w:rPr>
          <w:delText>作为</w:delText>
        </w:r>
        <w:r w:rsidRPr="00023D2C" w:rsidDel="00910937">
          <w:rPr>
            <w:rFonts w:ascii="Times New Roman" w:hAnsi="Times New Roman" w:cs="Times New Roman"/>
            <w:b/>
            <w:color w:val="29293B"/>
            <w:sz w:val="28"/>
            <w:szCs w:val="28"/>
            <w:lang w:eastAsia="zh-CN"/>
            <w:rPrChange w:id="2056" w:author="John Patrick Mullin" w:date="2020-07-06T10:45:00Z">
              <w:rPr>
                <w:b/>
                <w:color w:val="29293B"/>
                <w:sz w:val="28"/>
                <w:szCs w:val="28"/>
                <w:lang w:eastAsia="zh-CN"/>
              </w:rPr>
            </w:rPrChange>
          </w:rPr>
          <w:delText>DeFi</w:delText>
        </w:r>
        <w:r w:rsidRPr="00023D2C" w:rsidDel="00910937">
          <w:rPr>
            <w:rFonts w:ascii="Times New Roman" w:hAnsi="Times New Roman" w:cs="Times New Roman"/>
            <w:b/>
            <w:color w:val="29293B"/>
            <w:sz w:val="28"/>
            <w:szCs w:val="28"/>
            <w:lang w:eastAsia="zh-CN"/>
            <w:rPrChange w:id="2057" w:author="John Patrick Mullin" w:date="2020-07-06T10:45:00Z">
              <w:rPr>
                <w:b/>
                <w:color w:val="29293B"/>
                <w:sz w:val="28"/>
                <w:szCs w:val="28"/>
                <w:lang w:eastAsia="zh-CN"/>
              </w:rPr>
            </w:rPrChange>
          </w:rPr>
          <w:delText>明星产品，将于现存</w:delText>
        </w:r>
        <w:r w:rsidRPr="00023D2C" w:rsidDel="00910937">
          <w:rPr>
            <w:rFonts w:ascii="Times New Roman" w:hAnsi="Times New Roman" w:cs="Times New Roman"/>
            <w:b/>
            <w:color w:val="29293B"/>
            <w:sz w:val="28"/>
            <w:szCs w:val="28"/>
            <w:lang w:eastAsia="zh-CN"/>
            <w:rPrChange w:id="2058" w:author="John Patrick Mullin" w:date="2020-07-06T10:45:00Z">
              <w:rPr>
                <w:b/>
                <w:color w:val="29293B"/>
                <w:sz w:val="28"/>
                <w:szCs w:val="28"/>
                <w:lang w:eastAsia="zh-CN"/>
              </w:rPr>
            </w:rPrChange>
          </w:rPr>
          <w:delText>DEFI</w:delText>
        </w:r>
        <w:r w:rsidRPr="00023D2C" w:rsidDel="00910937">
          <w:rPr>
            <w:rFonts w:ascii="Times New Roman" w:hAnsi="Times New Roman" w:cs="Times New Roman"/>
            <w:b/>
            <w:color w:val="29293B"/>
            <w:sz w:val="28"/>
            <w:szCs w:val="28"/>
            <w:lang w:eastAsia="zh-CN"/>
            <w:rPrChange w:id="2059" w:author="John Patrick Mullin" w:date="2020-07-06T10:45:00Z">
              <w:rPr>
                <w:b/>
                <w:color w:val="29293B"/>
                <w:sz w:val="28"/>
                <w:szCs w:val="28"/>
                <w:lang w:eastAsia="zh-CN"/>
              </w:rPr>
            </w:rPrChange>
          </w:rPr>
          <w:delText>产品有什么不同点？</w:delText>
        </w:r>
        <w:r w:rsidRPr="00023D2C" w:rsidDel="00910937">
          <w:rPr>
            <w:rFonts w:ascii="Times New Roman" w:hAnsi="Times New Roman" w:cs="Times New Roman"/>
            <w:b/>
            <w:color w:val="29293B"/>
            <w:sz w:val="28"/>
            <w:szCs w:val="28"/>
            <w:lang w:eastAsia="zh-CN"/>
            <w:rPrChange w:id="2060" w:author="John Patrick Mullin" w:date="2020-07-06T10:45:00Z">
              <w:rPr>
                <w:b/>
                <w:color w:val="29293B"/>
                <w:sz w:val="28"/>
                <w:szCs w:val="28"/>
                <w:lang w:eastAsia="zh-CN"/>
              </w:rPr>
            </w:rPrChange>
          </w:rPr>
          <w:delText xml:space="preserve">   </w:delText>
        </w:r>
      </w:del>
    </w:p>
    <w:p w14:paraId="28709FAA" w14:textId="7097CAA9" w:rsidR="00BC60FC" w:rsidRPr="00023D2C" w:rsidDel="00910937" w:rsidRDefault="00154AE9">
      <w:pPr>
        <w:pStyle w:val="a"/>
        <w:rPr>
          <w:del w:id="2061" w:author="Nicholas Krapels" w:date="2020-08-15T13:40:00Z"/>
          <w:rFonts w:ascii="Times New Roman" w:hAnsi="Times New Roman" w:cs="Times New Roman"/>
          <w:lang w:eastAsia="zh-CN"/>
          <w:rPrChange w:id="2062" w:author="John Patrick Mullin" w:date="2020-07-06T10:45:00Z">
            <w:rPr>
              <w:del w:id="2063" w:author="Nicholas Krapels" w:date="2020-08-15T13:40:00Z"/>
              <w:lang w:eastAsia="zh-CN"/>
            </w:rPr>
          </w:rPrChange>
        </w:rPr>
      </w:pPr>
      <w:del w:id="2064" w:author="Nicholas Krapels" w:date="2020-08-15T13:40:00Z">
        <w:r w:rsidRPr="00023D2C" w:rsidDel="00910937">
          <w:rPr>
            <w:rFonts w:ascii="Times New Roman" w:hAnsi="Times New Roman" w:cs="Times New Roman"/>
            <w:b/>
            <w:color w:val="29293B"/>
            <w:sz w:val="28"/>
            <w:szCs w:val="28"/>
            <w:lang w:eastAsia="zh-CN"/>
            <w:rPrChange w:id="2065" w:author="John Patrick Mullin" w:date="2020-07-06T10:45:00Z">
              <w:rPr>
                <w:b/>
                <w:color w:val="29293B"/>
                <w:sz w:val="28"/>
                <w:szCs w:val="28"/>
                <w:lang w:eastAsia="zh-CN"/>
              </w:rPr>
            </w:rPrChange>
          </w:rPr>
          <w:delText xml:space="preserve">     </w:delText>
        </w:r>
        <w:r w:rsidRPr="00023D2C" w:rsidDel="00910937">
          <w:rPr>
            <w:rFonts w:ascii="Times New Roman" w:hAnsi="Times New Roman" w:cs="Times New Roman"/>
            <w:color w:val="29293B"/>
            <w:sz w:val="28"/>
            <w:szCs w:val="28"/>
            <w:lang w:eastAsia="zh-CN"/>
            <w:rPrChange w:id="2066" w:author="John Patrick Mullin" w:date="2020-07-06T10:45:00Z">
              <w:rPr>
                <w:color w:val="29293B"/>
                <w:sz w:val="28"/>
                <w:szCs w:val="28"/>
                <w:lang w:eastAsia="zh-CN"/>
              </w:rPr>
            </w:rPrChange>
          </w:rPr>
          <w:delText>Mantra</w:delText>
        </w:r>
      </w:del>
      <w:ins w:id="2067" w:author="James Anderson" w:date="2020-06-29T15:17:00Z">
        <w:del w:id="2068" w:author="Nicholas Krapels" w:date="2020-08-15T13:40:00Z">
          <w:r w:rsidR="001328F8" w:rsidRPr="00023D2C" w:rsidDel="00910937">
            <w:rPr>
              <w:rFonts w:ascii="Times New Roman" w:hAnsi="Times New Roman" w:cs="Times New Roman"/>
              <w:color w:val="29293B"/>
              <w:sz w:val="28"/>
              <w:szCs w:val="28"/>
              <w:lang w:eastAsia="zh-CN"/>
              <w:rPrChange w:id="2069" w:author="John Patrick Mullin" w:date="2020-07-06T10:45:00Z">
                <w:rPr>
                  <w:color w:val="29293B"/>
                  <w:sz w:val="28"/>
                  <w:szCs w:val="28"/>
                  <w:lang w:eastAsia="zh-CN"/>
                </w:rPr>
              </w:rPrChange>
            </w:rPr>
            <w:delText>MANTRA</w:delText>
          </w:r>
        </w:del>
      </w:ins>
      <w:del w:id="2070" w:author="Nicholas Krapels" w:date="2020-08-15T13:40:00Z">
        <w:r w:rsidRPr="00023D2C" w:rsidDel="00910937">
          <w:rPr>
            <w:rFonts w:ascii="Times New Roman" w:hAnsi="Times New Roman" w:cs="Times New Roman"/>
            <w:color w:val="29293B"/>
            <w:sz w:val="28"/>
            <w:szCs w:val="28"/>
            <w:lang w:eastAsia="zh-CN"/>
            <w:rPrChange w:id="2071" w:author="John Patrick Mullin" w:date="2020-07-06T10:45:00Z">
              <w:rPr>
                <w:color w:val="29293B"/>
                <w:sz w:val="28"/>
                <w:szCs w:val="28"/>
                <w:lang w:eastAsia="zh-CN"/>
              </w:rPr>
            </w:rPrChange>
          </w:rPr>
          <w:delText>Dao</w:delText>
        </w:r>
      </w:del>
      <w:ins w:id="2072" w:author="James Anderson" w:date="2020-06-29T15:17:00Z">
        <w:del w:id="2073" w:author="Nicholas Krapels" w:date="2020-08-15T13:40:00Z">
          <w:r w:rsidR="001328F8" w:rsidRPr="00023D2C" w:rsidDel="00910937">
            <w:rPr>
              <w:rFonts w:ascii="Times New Roman" w:hAnsi="Times New Roman" w:cs="Times New Roman"/>
              <w:color w:val="29293B"/>
              <w:sz w:val="28"/>
              <w:szCs w:val="28"/>
              <w:lang w:eastAsia="zh-CN"/>
              <w:rPrChange w:id="2074" w:author="John Patrick Mullin" w:date="2020-07-06T10:45:00Z">
                <w:rPr>
                  <w:color w:val="29293B"/>
                  <w:sz w:val="28"/>
                  <w:szCs w:val="28"/>
                  <w:lang w:eastAsia="zh-CN"/>
                </w:rPr>
              </w:rPrChange>
            </w:rPr>
            <w:delText>DAO</w:delText>
          </w:r>
        </w:del>
      </w:ins>
      <w:del w:id="2075" w:author="Nicholas Krapels" w:date="2020-08-15T13:40:00Z">
        <w:r w:rsidRPr="00023D2C" w:rsidDel="00910937">
          <w:rPr>
            <w:rFonts w:ascii="Times New Roman" w:hAnsi="Times New Roman" w:cs="Times New Roman"/>
            <w:color w:val="29293B"/>
            <w:sz w:val="28"/>
            <w:szCs w:val="28"/>
            <w:lang w:eastAsia="zh-CN"/>
            <w:rPrChange w:id="2076" w:author="John Patrick Mullin" w:date="2020-07-06T10:45:00Z">
              <w:rPr>
                <w:color w:val="29293B"/>
                <w:sz w:val="28"/>
                <w:szCs w:val="28"/>
                <w:lang w:eastAsia="zh-CN"/>
              </w:rPr>
            </w:rPrChange>
          </w:rPr>
          <w:delText>是建立在</w:delText>
        </w:r>
        <w:r w:rsidRPr="00023D2C" w:rsidDel="00910937">
          <w:rPr>
            <w:rFonts w:ascii="Times New Roman" w:hAnsi="Times New Roman" w:cs="Times New Roman"/>
            <w:color w:val="29293B"/>
            <w:sz w:val="28"/>
            <w:szCs w:val="28"/>
            <w:lang w:eastAsia="zh-CN"/>
            <w:rPrChange w:id="2077" w:author="John Patrick Mullin" w:date="2020-07-06T10:45:00Z">
              <w:rPr>
                <w:color w:val="29293B"/>
                <w:sz w:val="28"/>
                <w:szCs w:val="28"/>
                <w:lang w:eastAsia="zh-CN"/>
              </w:rPr>
            </w:rPrChange>
          </w:rPr>
          <w:delText>RioDeFi</w:delText>
        </w:r>
        <w:r w:rsidRPr="00023D2C" w:rsidDel="00910937">
          <w:rPr>
            <w:rFonts w:ascii="Times New Roman" w:hAnsi="Times New Roman" w:cs="Times New Roman"/>
            <w:color w:val="29293B"/>
            <w:sz w:val="28"/>
            <w:szCs w:val="28"/>
            <w:lang w:eastAsia="zh-CN"/>
            <w:rPrChange w:id="2078" w:author="John Patrick Mullin" w:date="2020-07-06T10:45:00Z">
              <w:rPr>
                <w:color w:val="29293B"/>
                <w:sz w:val="28"/>
                <w:szCs w:val="28"/>
                <w:lang w:eastAsia="zh-CN"/>
              </w:rPr>
            </w:rPrChange>
          </w:rPr>
          <w:delText>公司中</w:delText>
        </w:r>
        <w:r w:rsidRPr="00023D2C" w:rsidDel="00910937">
          <w:rPr>
            <w:rFonts w:ascii="Times New Roman" w:hAnsi="Times New Roman" w:cs="Times New Roman"/>
            <w:color w:val="29293B"/>
            <w:sz w:val="28"/>
            <w:szCs w:val="28"/>
            <w:lang w:eastAsia="zh-CN"/>
            <w:rPrChange w:id="2079" w:author="John Patrick Mullin" w:date="2020-07-06T10:45:00Z">
              <w:rPr>
                <w:color w:val="29293B"/>
                <w:sz w:val="28"/>
                <w:szCs w:val="28"/>
                <w:lang w:eastAsia="zh-CN"/>
              </w:rPr>
            </w:rPrChange>
          </w:rPr>
          <w:delText>Rio</w:delText>
        </w:r>
        <w:r w:rsidRPr="00023D2C" w:rsidDel="00910937">
          <w:rPr>
            <w:rFonts w:ascii="Times New Roman" w:hAnsi="Times New Roman" w:cs="Times New Roman"/>
            <w:color w:val="29293B"/>
            <w:sz w:val="28"/>
            <w:szCs w:val="28"/>
            <w:lang w:eastAsia="zh-CN"/>
            <w:rPrChange w:id="2080" w:author="John Patrick Mullin" w:date="2020-07-06T10:45:00Z">
              <w:rPr>
                <w:color w:val="29293B"/>
                <w:sz w:val="28"/>
                <w:szCs w:val="28"/>
                <w:lang w:eastAsia="zh-CN"/>
              </w:rPr>
            </w:rPrChange>
          </w:rPr>
          <w:delText>链的一个生态系统，</w:delText>
        </w:r>
        <w:r w:rsidRPr="00023D2C" w:rsidDel="00910937">
          <w:rPr>
            <w:rFonts w:ascii="Times New Roman" w:hAnsi="Times New Roman" w:cs="Times New Roman"/>
            <w:color w:val="29293B"/>
            <w:sz w:val="28"/>
            <w:szCs w:val="28"/>
            <w:lang w:eastAsia="zh-CN"/>
            <w:rPrChange w:id="2081" w:author="John Patrick Mullin" w:date="2020-07-06T10:45:00Z">
              <w:rPr>
                <w:color w:val="29293B"/>
                <w:sz w:val="28"/>
                <w:szCs w:val="28"/>
                <w:lang w:eastAsia="zh-CN"/>
              </w:rPr>
            </w:rPrChange>
          </w:rPr>
          <w:delText>RioDeFi</w:delText>
        </w:r>
        <w:r w:rsidRPr="00023D2C" w:rsidDel="00910937">
          <w:rPr>
            <w:rFonts w:ascii="Times New Roman" w:hAnsi="Times New Roman" w:cs="Times New Roman"/>
            <w:color w:val="29293B"/>
            <w:sz w:val="28"/>
            <w:szCs w:val="28"/>
            <w:lang w:eastAsia="zh-CN"/>
            <w:rPrChange w:id="2082" w:author="John Patrick Mullin" w:date="2020-07-06T10:45:00Z">
              <w:rPr>
                <w:color w:val="29293B"/>
                <w:sz w:val="28"/>
                <w:szCs w:val="28"/>
                <w:lang w:eastAsia="zh-CN"/>
              </w:rPr>
            </w:rPrChange>
          </w:rPr>
          <w:delText>作为一家区块链金融科技公司，开发了一个称为</w:delText>
        </w:r>
        <w:r w:rsidRPr="00023D2C" w:rsidDel="00910937">
          <w:rPr>
            <w:rFonts w:ascii="Times New Roman" w:hAnsi="Times New Roman" w:cs="Times New Roman"/>
            <w:color w:val="29293B"/>
            <w:sz w:val="28"/>
            <w:szCs w:val="28"/>
            <w:lang w:eastAsia="zh-CN"/>
            <w:rPrChange w:id="2083" w:author="John Patrick Mullin" w:date="2020-07-06T10:45:00Z">
              <w:rPr>
                <w:color w:val="29293B"/>
                <w:sz w:val="28"/>
                <w:szCs w:val="28"/>
                <w:lang w:eastAsia="zh-CN"/>
              </w:rPr>
            </w:rPrChange>
          </w:rPr>
          <w:delText>Rio</w:delText>
        </w:r>
        <w:r w:rsidRPr="00023D2C" w:rsidDel="00910937">
          <w:rPr>
            <w:rFonts w:ascii="Times New Roman" w:hAnsi="Times New Roman" w:cs="Times New Roman"/>
            <w:color w:val="29293B"/>
            <w:sz w:val="28"/>
            <w:szCs w:val="28"/>
            <w:lang w:eastAsia="zh-CN"/>
            <w:rPrChange w:id="2084" w:author="John Patrick Mullin" w:date="2020-07-06T10:45:00Z">
              <w:rPr>
                <w:color w:val="29293B"/>
                <w:sz w:val="28"/>
                <w:szCs w:val="28"/>
                <w:lang w:eastAsia="zh-CN"/>
              </w:rPr>
            </w:rPrChange>
          </w:rPr>
          <w:delText>链的数字基础设施。它是建立在</w:delText>
        </w:r>
        <w:r w:rsidRPr="00023D2C" w:rsidDel="00910937">
          <w:rPr>
            <w:rFonts w:ascii="Times New Roman" w:hAnsi="Times New Roman" w:cs="Times New Roman"/>
            <w:color w:val="29293B"/>
            <w:sz w:val="28"/>
            <w:szCs w:val="28"/>
            <w:lang w:eastAsia="zh-CN"/>
            <w:rPrChange w:id="2085" w:author="John Patrick Mullin" w:date="2020-07-06T10:45:00Z">
              <w:rPr>
                <w:color w:val="29293B"/>
                <w:sz w:val="28"/>
                <w:szCs w:val="28"/>
                <w:lang w:eastAsia="zh-CN"/>
              </w:rPr>
            </w:rPrChange>
          </w:rPr>
          <w:delText> </w:delText>
        </w:r>
        <w:r w:rsidR="00713D57" w:rsidRPr="00023D2C" w:rsidDel="00910937">
          <w:rPr>
            <w:rFonts w:ascii="Times New Roman" w:hAnsi="Times New Roman" w:cs="Times New Roman"/>
            <w:rPrChange w:id="2086" w:author="John Patrick Mullin" w:date="2020-07-06T10:45:00Z">
              <w:rPr/>
            </w:rPrChange>
          </w:rPr>
          <w:fldChar w:fldCharType="begin"/>
        </w:r>
        <w:r w:rsidR="00713D57" w:rsidRPr="00023D2C" w:rsidDel="00910937">
          <w:rPr>
            <w:rFonts w:ascii="Times New Roman" w:hAnsi="Times New Roman" w:cs="Times New Roman"/>
            <w:lang w:eastAsia="zh-CN"/>
            <w:rPrChange w:id="2087" w:author="John Patrick Mullin" w:date="2020-07-06T10:45:00Z">
              <w:rPr>
                <w:lang w:eastAsia="zh-CN"/>
              </w:rPr>
            </w:rPrChange>
          </w:rPr>
          <w:delInstrText xml:space="preserve"> HYPERLINK "https://www.parity.io/substrate/" \h </w:delInstrText>
        </w:r>
        <w:r w:rsidR="00713D57" w:rsidRPr="00023D2C" w:rsidDel="00910937">
          <w:rPr>
            <w:rFonts w:ascii="Times New Roman" w:hAnsi="Times New Roman" w:cs="Times New Roman"/>
            <w:rPrChange w:id="2088" w:author="John Patrick Mullin" w:date="2020-07-06T10:45:00Z">
              <w:rPr>
                <w:color w:val="0000FF"/>
                <w:u w:val="single"/>
                <w:lang w:eastAsia="zh-CN"/>
              </w:rPr>
            </w:rPrChange>
          </w:rPr>
          <w:fldChar w:fldCharType="separate"/>
        </w:r>
        <w:r w:rsidRPr="00023D2C" w:rsidDel="00910937">
          <w:rPr>
            <w:rFonts w:ascii="Times New Roman" w:hAnsi="Times New Roman" w:cs="Times New Roman"/>
            <w:color w:val="0000FF"/>
            <w:u w:val="single"/>
            <w:lang w:eastAsia="zh-CN"/>
            <w:rPrChange w:id="2089" w:author="John Patrick Mullin" w:date="2020-07-06T10:45:00Z">
              <w:rPr>
                <w:color w:val="0000FF"/>
                <w:u w:val="single"/>
                <w:lang w:eastAsia="zh-CN"/>
              </w:rPr>
            </w:rPrChange>
          </w:rPr>
          <w:delText>Parity Substrate</w:delText>
        </w:r>
        <w:r w:rsidR="00713D57" w:rsidRPr="00023D2C" w:rsidDel="00910937">
          <w:rPr>
            <w:rFonts w:ascii="Times New Roman" w:hAnsi="Times New Roman" w:cs="Times New Roman"/>
            <w:color w:val="0000FF"/>
            <w:u w:val="single"/>
            <w:lang w:eastAsia="zh-CN"/>
            <w:rPrChange w:id="2090" w:author="John Patrick Mullin" w:date="2020-07-06T10:45:00Z">
              <w:rPr>
                <w:color w:val="0000FF"/>
                <w:u w:val="single"/>
                <w:lang w:eastAsia="zh-CN"/>
              </w:rPr>
            </w:rPrChange>
          </w:rPr>
          <w:fldChar w:fldCharType="end"/>
        </w:r>
        <w:r w:rsidRPr="00023D2C" w:rsidDel="00910937">
          <w:rPr>
            <w:rFonts w:ascii="Times New Roman" w:hAnsi="Times New Roman" w:cs="Times New Roman"/>
            <w:color w:val="29293B"/>
            <w:sz w:val="28"/>
            <w:szCs w:val="28"/>
            <w:lang w:eastAsia="zh-CN"/>
            <w:rPrChange w:id="2091" w:author="John Patrick Mullin" w:date="2020-07-06T10:45:00Z">
              <w:rPr>
                <w:color w:val="29293B"/>
                <w:sz w:val="28"/>
                <w:szCs w:val="28"/>
                <w:lang w:eastAsia="zh-CN"/>
              </w:rPr>
            </w:rPrChange>
          </w:rPr>
          <w:delText>上的下一代区块链，从行业现状可以看出，传统金融系统是存在许多弊端的，例如贷款利息高，低储蓄率，管理不透明和缺乏可访问性，那么</w:delText>
        </w:r>
        <w:r w:rsidRPr="00023D2C" w:rsidDel="00910937">
          <w:rPr>
            <w:rFonts w:ascii="Times New Roman" w:hAnsi="Times New Roman" w:cs="Times New Roman"/>
            <w:color w:val="29293B"/>
            <w:sz w:val="28"/>
            <w:szCs w:val="28"/>
            <w:lang w:eastAsia="zh-CN"/>
            <w:rPrChange w:id="2092" w:author="John Patrick Mullin" w:date="2020-07-06T10:45:00Z">
              <w:rPr>
                <w:color w:val="29293B"/>
                <w:sz w:val="28"/>
                <w:szCs w:val="28"/>
                <w:lang w:eastAsia="zh-CN"/>
              </w:rPr>
            </w:rPrChange>
          </w:rPr>
          <w:delText>DEFI</w:delText>
        </w:r>
        <w:r w:rsidRPr="00023D2C" w:rsidDel="00910937">
          <w:rPr>
            <w:rFonts w:ascii="Times New Roman" w:hAnsi="Times New Roman" w:cs="Times New Roman"/>
            <w:color w:val="29293B"/>
            <w:sz w:val="28"/>
            <w:szCs w:val="28"/>
            <w:lang w:eastAsia="zh-CN"/>
            <w:rPrChange w:id="2093" w:author="John Patrick Mullin" w:date="2020-07-06T10:45:00Z">
              <w:rPr>
                <w:color w:val="29293B"/>
                <w:sz w:val="28"/>
                <w:szCs w:val="28"/>
                <w:lang w:eastAsia="zh-CN"/>
              </w:rPr>
            </w:rPrChange>
          </w:rPr>
          <w:delText>作为一个新产业目的是为了解决传统行业的弊端，同时也需要更大程度的做一个资源整合。</w:delText>
        </w:r>
      </w:del>
    </w:p>
    <w:p w14:paraId="03AA1417" w14:textId="0A46A4D1" w:rsidR="00BC60FC" w:rsidRPr="00023D2C" w:rsidDel="00910937" w:rsidRDefault="00BC60FC">
      <w:pPr>
        <w:pStyle w:val="a"/>
        <w:rPr>
          <w:del w:id="2094" w:author="Nicholas Krapels" w:date="2020-08-15T13:40:00Z"/>
          <w:rFonts w:ascii="Times New Roman" w:hAnsi="Times New Roman" w:cs="Times New Roman"/>
          <w:lang w:eastAsia="zh-CN"/>
          <w:rPrChange w:id="2095" w:author="John Patrick Mullin" w:date="2020-07-06T10:45:00Z">
            <w:rPr>
              <w:del w:id="2096" w:author="Nicholas Krapels" w:date="2020-08-15T13:40:00Z"/>
              <w:lang w:eastAsia="zh-CN"/>
            </w:rPr>
          </w:rPrChange>
        </w:rPr>
      </w:pPr>
    </w:p>
    <w:p w14:paraId="2ED17196" w14:textId="77D7B38E" w:rsidR="00BC60FC" w:rsidRPr="00023D2C" w:rsidDel="00910937" w:rsidRDefault="00154AE9">
      <w:pPr>
        <w:pStyle w:val="a"/>
        <w:rPr>
          <w:del w:id="2097" w:author="Nicholas Krapels" w:date="2020-08-15T13:40:00Z"/>
          <w:rFonts w:ascii="Times New Roman" w:hAnsi="Times New Roman" w:cs="Times New Roman"/>
          <w:rPrChange w:id="2098" w:author="John Patrick Mullin" w:date="2020-07-06T10:45:00Z">
            <w:rPr>
              <w:del w:id="2099" w:author="Nicholas Krapels" w:date="2020-08-15T13:40:00Z"/>
            </w:rPr>
          </w:rPrChange>
        </w:rPr>
      </w:pPr>
      <w:del w:id="2100" w:author="Nicholas Krapels" w:date="2020-08-15T13:40:00Z">
        <w:r w:rsidRPr="00023D2C" w:rsidDel="00910937">
          <w:rPr>
            <w:rFonts w:ascii="Times New Roman" w:hAnsi="Times New Roman" w:cs="Times New Roman"/>
            <w:b/>
            <w:color w:val="29293B"/>
            <w:sz w:val="28"/>
            <w:szCs w:val="28"/>
            <w:rPrChange w:id="2101" w:author="John Patrick Mullin" w:date="2020-07-06T10:45:00Z">
              <w:rPr>
                <w:b/>
                <w:color w:val="29293B"/>
                <w:sz w:val="28"/>
                <w:szCs w:val="28"/>
              </w:rPr>
            </w:rPrChange>
          </w:rPr>
          <w:delText>作为</w:delText>
        </w:r>
        <w:r w:rsidRPr="00023D2C" w:rsidDel="00910937">
          <w:rPr>
            <w:rFonts w:ascii="Times New Roman" w:hAnsi="Times New Roman" w:cs="Times New Roman"/>
            <w:b/>
            <w:color w:val="29293B"/>
            <w:sz w:val="28"/>
            <w:szCs w:val="28"/>
            <w:rPrChange w:id="2102" w:author="John Patrick Mullin" w:date="2020-07-06T10:45:00Z">
              <w:rPr>
                <w:b/>
                <w:color w:val="29293B"/>
                <w:sz w:val="28"/>
                <w:szCs w:val="28"/>
              </w:rPr>
            </w:rPrChange>
          </w:rPr>
          <w:delText>DEFI</w:delText>
        </w:r>
        <w:r w:rsidRPr="00023D2C" w:rsidDel="00910937">
          <w:rPr>
            <w:rFonts w:ascii="Times New Roman" w:hAnsi="Times New Roman" w:cs="Times New Roman"/>
            <w:b/>
            <w:color w:val="29293B"/>
            <w:sz w:val="28"/>
            <w:szCs w:val="28"/>
            <w:rPrChange w:id="2103" w:author="John Patrick Mullin" w:date="2020-07-06T10:45:00Z">
              <w:rPr>
                <w:b/>
                <w:color w:val="29293B"/>
                <w:sz w:val="28"/>
                <w:szCs w:val="28"/>
              </w:rPr>
            </w:rPrChange>
          </w:rPr>
          <w:delText>明星项目，</w:delText>
        </w:r>
        <w:r w:rsidRPr="00023D2C" w:rsidDel="00910937">
          <w:rPr>
            <w:rFonts w:ascii="Times New Roman" w:hAnsi="Times New Roman" w:cs="Times New Roman"/>
            <w:b/>
            <w:color w:val="29293B"/>
            <w:sz w:val="28"/>
            <w:szCs w:val="28"/>
            <w:rPrChange w:id="2104" w:author="John Patrick Mullin" w:date="2020-07-06T10:45:00Z">
              <w:rPr>
                <w:b/>
                <w:color w:val="29293B"/>
                <w:sz w:val="28"/>
                <w:szCs w:val="28"/>
              </w:rPr>
            </w:rPrChange>
          </w:rPr>
          <w:delText>Mantra</w:delText>
        </w:r>
      </w:del>
      <w:ins w:id="2105" w:author="James Anderson" w:date="2020-06-29T15:17:00Z">
        <w:del w:id="2106" w:author="Nicholas Krapels" w:date="2020-08-15T13:40:00Z">
          <w:r w:rsidR="001328F8" w:rsidRPr="00023D2C" w:rsidDel="00910937">
            <w:rPr>
              <w:rFonts w:ascii="Times New Roman" w:hAnsi="Times New Roman" w:cs="Times New Roman"/>
              <w:b/>
              <w:color w:val="29293B"/>
              <w:sz w:val="28"/>
              <w:szCs w:val="28"/>
              <w:rPrChange w:id="2107" w:author="John Patrick Mullin" w:date="2020-07-06T10:45:00Z">
                <w:rPr>
                  <w:b/>
                  <w:color w:val="29293B"/>
                  <w:sz w:val="28"/>
                  <w:szCs w:val="28"/>
                </w:rPr>
              </w:rPrChange>
            </w:rPr>
            <w:delText>MANTRA</w:delText>
          </w:r>
        </w:del>
      </w:ins>
      <w:del w:id="2108" w:author="Nicholas Krapels" w:date="2020-08-15T13:40:00Z">
        <w:r w:rsidRPr="00023D2C" w:rsidDel="00910937">
          <w:rPr>
            <w:rFonts w:ascii="Times New Roman" w:hAnsi="Times New Roman" w:cs="Times New Roman"/>
            <w:b/>
            <w:color w:val="29293B"/>
            <w:sz w:val="28"/>
            <w:szCs w:val="28"/>
            <w:rPrChange w:id="2109" w:author="John Patrick Mullin" w:date="2020-07-06T10:45:00Z">
              <w:rPr>
                <w:b/>
                <w:color w:val="29293B"/>
                <w:sz w:val="28"/>
                <w:szCs w:val="28"/>
              </w:rPr>
            </w:rPrChange>
          </w:rPr>
          <w:delText>Dao</w:delText>
        </w:r>
      </w:del>
      <w:ins w:id="2110" w:author="James Anderson" w:date="2020-06-29T15:17:00Z">
        <w:del w:id="2111" w:author="Nicholas Krapels" w:date="2020-08-15T13:40:00Z">
          <w:r w:rsidR="001328F8" w:rsidRPr="00023D2C" w:rsidDel="00910937">
            <w:rPr>
              <w:rFonts w:ascii="Times New Roman" w:hAnsi="Times New Roman" w:cs="Times New Roman"/>
              <w:b/>
              <w:color w:val="29293B"/>
              <w:sz w:val="28"/>
              <w:szCs w:val="28"/>
              <w:rPrChange w:id="2112" w:author="John Patrick Mullin" w:date="2020-07-06T10:45:00Z">
                <w:rPr>
                  <w:b/>
                  <w:color w:val="29293B"/>
                  <w:sz w:val="28"/>
                  <w:szCs w:val="28"/>
                </w:rPr>
              </w:rPrChange>
            </w:rPr>
            <w:delText>DAO</w:delText>
          </w:r>
        </w:del>
      </w:ins>
      <w:del w:id="2113" w:author="Nicholas Krapels" w:date="2020-08-15T13:40:00Z">
        <w:r w:rsidRPr="00023D2C" w:rsidDel="00910937">
          <w:rPr>
            <w:rFonts w:ascii="Times New Roman" w:hAnsi="Times New Roman" w:cs="Times New Roman"/>
            <w:b/>
            <w:color w:val="29293B"/>
            <w:sz w:val="28"/>
            <w:szCs w:val="28"/>
            <w:rPrChange w:id="2114" w:author="John Patrick Mullin" w:date="2020-07-06T10:45:00Z">
              <w:rPr>
                <w:b/>
                <w:color w:val="29293B"/>
                <w:sz w:val="28"/>
                <w:szCs w:val="28"/>
              </w:rPr>
            </w:rPrChange>
          </w:rPr>
          <w:delText>具备什么功能？</w:delText>
        </w:r>
      </w:del>
    </w:p>
    <w:p w14:paraId="33FF64AB" w14:textId="7F56176E" w:rsidR="00BC60FC" w:rsidRPr="00023D2C" w:rsidDel="00910937" w:rsidRDefault="00154AE9">
      <w:pPr>
        <w:pStyle w:val="a"/>
        <w:rPr>
          <w:del w:id="2115" w:author="Nicholas Krapels" w:date="2020-08-15T13:40:00Z"/>
          <w:rFonts w:ascii="Times New Roman" w:hAnsi="Times New Roman" w:cs="Times New Roman"/>
          <w:rPrChange w:id="2116" w:author="John Patrick Mullin" w:date="2020-07-06T10:45:00Z">
            <w:rPr>
              <w:del w:id="2117" w:author="Nicholas Krapels" w:date="2020-08-15T13:40:00Z"/>
            </w:rPr>
          </w:rPrChange>
        </w:rPr>
      </w:pPr>
      <w:del w:id="2118" w:author="Nicholas Krapels" w:date="2020-08-15T13:40:00Z">
        <w:r w:rsidRPr="00023D2C" w:rsidDel="00910937">
          <w:rPr>
            <w:rFonts w:ascii="Times New Roman" w:hAnsi="Times New Roman" w:cs="Times New Roman"/>
            <w:color w:val="29293B"/>
            <w:sz w:val="28"/>
            <w:szCs w:val="28"/>
            <w:rPrChange w:id="2119" w:author="John Patrick Mullin" w:date="2020-07-06T10:45:00Z">
              <w:rPr>
                <w:color w:val="29293B"/>
                <w:sz w:val="28"/>
                <w:szCs w:val="28"/>
              </w:rPr>
            </w:rPrChange>
          </w:rPr>
          <w:delText xml:space="preserve">     Mantra</w:delText>
        </w:r>
      </w:del>
      <w:ins w:id="2120" w:author="James Anderson" w:date="2020-06-29T15:17:00Z">
        <w:del w:id="2121" w:author="Nicholas Krapels" w:date="2020-08-15T13:40:00Z">
          <w:r w:rsidR="001328F8" w:rsidRPr="00023D2C" w:rsidDel="00910937">
            <w:rPr>
              <w:rFonts w:ascii="Times New Roman" w:hAnsi="Times New Roman" w:cs="Times New Roman"/>
              <w:color w:val="29293B"/>
              <w:sz w:val="28"/>
              <w:szCs w:val="28"/>
              <w:rPrChange w:id="2122" w:author="John Patrick Mullin" w:date="2020-07-06T10:45:00Z">
                <w:rPr>
                  <w:color w:val="29293B"/>
                  <w:sz w:val="28"/>
                  <w:szCs w:val="28"/>
                </w:rPr>
              </w:rPrChange>
            </w:rPr>
            <w:delText>MANTRA</w:delText>
          </w:r>
        </w:del>
      </w:ins>
      <w:del w:id="2123" w:author="Nicholas Krapels" w:date="2020-08-15T13:40:00Z">
        <w:r w:rsidRPr="00023D2C" w:rsidDel="00910937">
          <w:rPr>
            <w:rFonts w:ascii="Times New Roman" w:hAnsi="Times New Roman" w:cs="Times New Roman"/>
            <w:color w:val="29293B"/>
            <w:sz w:val="28"/>
            <w:szCs w:val="28"/>
            <w:rPrChange w:id="2124" w:author="John Patrick Mullin" w:date="2020-07-06T10:45:00Z">
              <w:rPr>
                <w:color w:val="29293B"/>
                <w:sz w:val="28"/>
                <w:szCs w:val="28"/>
              </w:rPr>
            </w:rPrChange>
          </w:rPr>
          <w:delText>Dao</w:delText>
        </w:r>
      </w:del>
      <w:ins w:id="2125" w:author="James Anderson" w:date="2020-06-29T15:17:00Z">
        <w:del w:id="2126" w:author="Nicholas Krapels" w:date="2020-08-15T13:40:00Z">
          <w:r w:rsidR="001328F8" w:rsidRPr="00023D2C" w:rsidDel="00910937">
            <w:rPr>
              <w:rFonts w:ascii="Times New Roman" w:hAnsi="Times New Roman" w:cs="Times New Roman"/>
              <w:color w:val="29293B"/>
              <w:sz w:val="28"/>
              <w:szCs w:val="28"/>
              <w:rPrChange w:id="2127" w:author="John Patrick Mullin" w:date="2020-07-06T10:45:00Z">
                <w:rPr>
                  <w:color w:val="29293B"/>
                  <w:sz w:val="28"/>
                  <w:szCs w:val="28"/>
                </w:rPr>
              </w:rPrChange>
            </w:rPr>
            <w:delText>DAO</w:delText>
          </w:r>
        </w:del>
      </w:ins>
      <w:del w:id="2128" w:author="Nicholas Krapels" w:date="2020-08-15T13:40:00Z">
        <w:r w:rsidRPr="00023D2C" w:rsidDel="00910937">
          <w:rPr>
            <w:rFonts w:ascii="Times New Roman" w:hAnsi="Times New Roman" w:cs="Times New Roman"/>
            <w:color w:val="29293B"/>
            <w:sz w:val="28"/>
            <w:szCs w:val="28"/>
            <w:rPrChange w:id="2129" w:author="John Patrick Mullin" w:date="2020-07-06T10:45:00Z">
              <w:rPr>
                <w:color w:val="29293B"/>
                <w:sz w:val="28"/>
                <w:szCs w:val="28"/>
              </w:rPr>
            </w:rPrChange>
          </w:rPr>
          <w:delText>目前主要以下三个功能：</w:delText>
        </w:r>
      </w:del>
    </w:p>
    <w:p w14:paraId="67C5B5CB" w14:textId="7DDC34DB" w:rsidR="00BC60FC" w:rsidRPr="00023D2C" w:rsidDel="00910937" w:rsidRDefault="00154AE9">
      <w:pPr>
        <w:pStyle w:val="a"/>
        <w:numPr>
          <w:ilvl w:val="0"/>
          <w:numId w:val="19"/>
        </w:numPr>
        <w:rPr>
          <w:del w:id="2130" w:author="Nicholas Krapels" w:date="2020-08-15T13:40:00Z"/>
          <w:rFonts w:ascii="Times New Roman" w:hAnsi="Times New Roman" w:cs="Times New Roman"/>
          <w:color w:val="29293B"/>
          <w:lang w:eastAsia="zh-CN"/>
          <w:rPrChange w:id="2131" w:author="John Patrick Mullin" w:date="2020-07-06T10:45:00Z">
            <w:rPr>
              <w:del w:id="2132" w:author="Nicholas Krapels" w:date="2020-08-15T13:40:00Z"/>
              <w:color w:val="29293B"/>
              <w:lang w:eastAsia="zh-CN"/>
            </w:rPr>
          </w:rPrChange>
        </w:rPr>
      </w:pPr>
      <w:del w:id="2133" w:author="Nicholas Krapels" w:date="2020-08-15T13:40:00Z">
        <w:r w:rsidRPr="00023D2C" w:rsidDel="00910937">
          <w:rPr>
            <w:rFonts w:ascii="Times New Roman" w:hAnsi="Times New Roman" w:cs="Times New Roman"/>
            <w:color w:val="29293B"/>
            <w:sz w:val="28"/>
            <w:szCs w:val="28"/>
            <w:lang w:eastAsia="zh-CN"/>
            <w:rPrChange w:id="2134" w:author="John Patrick Mullin" w:date="2020-07-06T10:45:00Z">
              <w:rPr>
                <w:color w:val="29293B"/>
                <w:sz w:val="28"/>
                <w:szCs w:val="28"/>
                <w:lang w:eastAsia="zh-CN"/>
              </w:rPr>
            </w:rPrChange>
          </w:rPr>
          <w:delText>多种资产质押和借贷平台，由于我们技术的特性，是可以对</w:delText>
        </w:r>
        <w:r w:rsidRPr="00023D2C" w:rsidDel="00910937">
          <w:rPr>
            <w:rFonts w:ascii="Times New Roman" w:hAnsi="Times New Roman" w:cs="Times New Roman"/>
            <w:color w:val="29293B"/>
            <w:sz w:val="28"/>
            <w:szCs w:val="28"/>
            <w:lang w:eastAsia="zh-CN"/>
            <w:rPrChange w:id="2135" w:author="John Patrick Mullin" w:date="2020-07-06T10:45:00Z">
              <w:rPr>
                <w:color w:val="29293B"/>
                <w:sz w:val="28"/>
                <w:szCs w:val="28"/>
                <w:lang w:eastAsia="zh-CN"/>
              </w:rPr>
            </w:rPrChange>
          </w:rPr>
          <w:delText>DEFI</w:delText>
        </w:r>
        <w:r w:rsidRPr="00023D2C" w:rsidDel="00910937">
          <w:rPr>
            <w:rFonts w:ascii="Times New Roman" w:hAnsi="Times New Roman" w:cs="Times New Roman"/>
            <w:color w:val="29293B"/>
            <w:sz w:val="28"/>
            <w:szCs w:val="28"/>
            <w:lang w:eastAsia="zh-CN"/>
            <w:rPrChange w:id="2136" w:author="John Patrick Mullin" w:date="2020-07-06T10:45:00Z">
              <w:rPr>
                <w:color w:val="29293B"/>
                <w:sz w:val="28"/>
                <w:szCs w:val="28"/>
                <w:lang w:eastAsia="zh-CN"/>
              </w:rPr>
            </w:rPrChange>
          </w:rPr>
          <w:delText>产品进行跨链访问的。</w:delText>
        </w:r>
      </w:del>
    </w:p>
    <w:p w14:paraId="26DC21C0" w14:textId="59C285AF" w:rsidR="00BC60FC" w:rsidRPr="00023D2C" w:rsidDel="00910937" w:rsidRDefault="00154AE9">
      <w:pPr>
        <w:pStyle w:val="a"/>
        <w:numPr>
          <w:ilvl w:val="0"/>
          <w:numId w:val="20"/>
        </w:numPr>
        <w:rPr>
          <w:del w:id="2137" w:author="Nicholas Krapels" w:date="2020-08-15T13:40:00Z"/>
          <w:rFonts w:ascii="Times New Roman" w:hAnsi="Times New Roman" w:cs="Times New Roman"/>
          <w:color w:val="29293B"/>
          <w:lang w:eastAsia="zh-CN"/>
          <w:rPrChange w:id="2138" w:author="John Patrick Mullin" w:date="2020-07-06T10:45:00Z">
            <w:rPr>
              <w:del w:id="2139" w:author="Nicholas Krapels" w:date="2020-08-15T13:40:00Z"/>
              <w:color w:val="29293B"/>
              <w:lang w:eastAsia="zh-CN"/>
            </w:rPr>
          </w:rPrChange>
        </w:rPr>
      </w:pPr>
      <w:del w:id="2140" w:author="Nicholas Krapels" w:date="2020-08-15T13:40:00Z">
        <w:r w:rsidRPr="00023D2C" w:rsidDel="00910937">
          <w:rPr>
            <w:rFonts w:ascii="Times New Roman" w:hAnsi="Times New Roman" w:cs="Times New Roman"/>
            <w:color w:val="29293B"/>
            <w:sz w:val="28"/>
            <w:szCs w:val="28"/>
            <w:lang w:eastAsia="zh-CN"/>
            <w:rPrChange w:id="2141" w:author="John Patrick Mullin" w:date="2020-07-06T10:45:00Z">
              <w:rPr>
                <w:color w:val="29293B"/>
                <w:sz w:val="28"/>
                <w:szCs w:val="28"/>
                <w:lang w:eastAsia="zh-CN"/>
              </w:rPr>
            </w:rPrChange>
          </w:rPr>
          <w:delText>以业绩</w:delText>
        </w:r>
        <w:r w:rsidRPr="00023D2C" w:rsidDel="00910937">
          <w:rPr>
            <w:rFonts w:ascii="Times New Roman" w:hAnsi="Times New Roman" w:cs="Times New Roman"/>
            <w:color w:val="29293B"/>
            <w:sz w:val="28"/>
            <w:szCs w:val="28"/>
            <w:lang w:eastAsia="zh-CN"/>
            <w:rPrChange w:id="2142" w:author="John Patrick Mullin" w:date="2020-07-06T10:45:00Z">
              <w:rPr>
                <w:color w:val="29293B"/>
                <w:sz w:val="28"/>
                <w:szCs w:val="28"/>
                <w:lang w:eastAsia="zh-CN"/>
              </w:rPr>
            </w:rPrChange>
          </w:rPr>
          <w:delText>/</w:delText>
        </w:r>
        <w:r w:rsidRPr="00023D2C" w:rsidDel="00910937">
          <w:rPr>
            <w:rFonts w:ascii="Times New Roman" w:hAnsi="Times New Roman" w:cs="Times New Roman"/>
            <w:color w:val="29293B"/>
            <w:sz w:val="28"/>
            <w:szCs w:val="28"/>
            <w:lang w:eastAsia="zh-CN"/>
            <w:rPrChange w:id="2143" w:author="John Patrick Mullin" w:date="2020-07-06T10:45:00Z">
              <w:rPr>
                <w:color w:val="29293B"/>
                <w:sz w:val="28"/>
                <w:szCs w:val="28"/>
                <w:lang w:eastAsia="zh-CN"/>
              </w:rPr>
            </w:rPrChange>
          </w:rPr>
          <w:delText>产出为基础的奖励系统，我们鼓励更多基于</w:delText>
        </w:r>
        <w:r w:rsidRPr="00023D2C" w:rsidDel="00910937">
          <w:rPr>
            <w:rFonts w:ascii="Times New Roman" w:hAnsi="Times New Roman" w:cs="Times New Roman"/>
            <w:color w:val="29293B"/>
            <w:sz w:val="28"/>
            <w:szCs w:val="28"/>
            <w:lang w:eastAsia="zh-CN"/>
            <w:rPrChange w:id="2144" w:author="John Patrick Mullin" w:date="2020-07-06T10:45:00Z">
              <w:rPr>
                <w:color w:val="29293B"/>
                <w:sz w:val="28"/>
                <w:szCs w:val="28"/>
                <w:lang w:eastAsia="zh-CN"/>
              </w:rPr>
            </w:rPrChange>
          </w:rPr>
          <w:delText>RIO</w:delText>
        </w:r>
        <w:r w:rsidRPr="00023D2C" w:rsidDel="00910937">
          <w:rPr>
            <w:rFonts w:ascii="Times New Roman" w:hAnsi="Times New Roman" w:cs="Times New Roman"/>
            <w:color w:val="29293B"/>
            <w:sz w:val="28"/>
            <w:szCs w:val="28"/>
            <w:lang w:eastAsia="zh-CN"/>
            <w:rPrChange w:id="2145" w:author="John Patrick Mullin" w:date="2020-07-06T10:45:00Z">
              <w:rPr>
                <w:color w:val="29293B"/>
                <w:sz w:val="28"/>
                <w:szCs w:val="28"/>
                <w:lang w:eastAsia="zh-CN"/>
              </w:rPr>
            </w:rPrChange>
          </w:rPr>
          <w:delText>链上生态的项目给予更多的支持。</w:delText>
        </w:r>
      </w:del>
    </w:p>
    <w:p w14:paraId="66077B3E" w14:textId="11540B42" w:rsidR="00BC60FC" w:rsidRPr="00023D2C" w:rsidDel="00910937" w:rsidRDefault="00154AE9">
      <w:pPr>
        <w:pStyle w:val="a"/>
        <w:numPr>
          <w:ilvl w:val="0"/>
          <w:numId w:val="21"/>
        </w:numPr>
        <w:rPr>
          <w:del w:id="2146" w:author="Nicholas Krapels" w:date="2020-08-15T13:40:00Z"/>
          <w:rFonts w:ascii="Times New Roman" w:hAnsi="Times New Roman" w:cs="Times New Roman"/>
          <w:color w:val="29293B"/>
          <w:rPrChange w:id="2147" w:author="John Patrick Mullin" w:date="2020-07-06T10:45:00Z">
            <w:rPr>
              <w:del w:id="2148" w:author="Nicholas Krapels" w:date="2020-08-15T13:40:00Z"/>
              <w:color w:val="29293B"/>
            </w:rPr>
          </w:rPrChange>
        </w:rPr>
      </w:pPr>
      <w:del w:id="2149" w:author="Nicholas Krapels" w:date="2020-08-15T13:40:00Z">
        <w:r w:rsidRPr="00023D2C" w:rsidDel="00910937">
          <w:rPr>
            <w:rFonts w:ascii="Times New Roman" w:hAnsi="Times New Roman" w:cs="Times New Roman"/>
            <w:color w:val="29293B"/>
            <w:sz w:val="28"/>
            <w:szCs w:val="28"/>
            <w:lang w:eastAsia="zh-CN"/>
            <w:rPrChange w:id="2150" w:author="John Patrick Mullin" w:date="2020-07-06T10:45:00Z">
              <w:rPr>
                <w:color w:val="29293B"/>
                <w:sz w:val="28"/>
                <w:szCs w:val="28"/>
                <w:lang w:eastAsia="zh-CN"/>
              </w:rPr>
            </w:rPrChange>
          </w:rPr>
          <w:delText>自治治理，传统的链或者平台并不能让用户更多的参与生态的建设，都是让平台一刀切，但是我们的自治治理系统是可以让参与者具备更多的参与感，参与者可以提出提案并以投票的形式改变系统的参数。</w:delText>
        </w:r>
        <w:r w:rsidRPr="00023D2C" w:rsidDel="00910937">
          <w:rPr>
            <w:rFonts w:ascii="Times New Roman" w:hAnsi="Times New Roman" w:cs="Times New Roman"/>
            <w:color w:val="29293B"/>
            <w:sz w:val="28"/>
            <w:szCs w:val="28"/>
            <w:rPrChange w:id="2151" w:author="John Patrick Mullin" w:date="2020-07-06T10:45:00Z">
              <w:rPr>
                <w:color w:val="29293B"/>
                <w:sz w:val="28"/>
                <w:szCs w:val="28"/>
              </w:rPr>
            </w:rPrChange>
          </w:rPr>
          <w:delText>把金融的控制权回归给用户。</w:delText>
        </w:r>
      </w:del>
    </w:p>
    <w:p w14:paraId="480FF814" w14:textId="60409600" w:rsidR="00BC60FC" w:rsidRPr="00023D2C" w:rsidDel="00910937" w:rsidRDefault="00BC60FC">
      <w:pPr>
        <w:pStyle w:val="a"/>
        <w:rPr>
          <w:del w:id="2152" w:author="Nicholas Krapels" w:date="2020-08-15T13:40:00Z"/>
          <w:rFonts w:ascii="Times New Roman" w:hAnsi="Times New Roman" w:cs="Times New Roman"/>
          <w:rPrChange w:id="2153" w:author="John Patrick Mullin" w:date="2020-07-06T10:45:00Z">
            <w:rPr>
              <w:del w:id="2154" w:author="Nicholas Krapels" w:date="2020-08-15T13:40:00Z"/>
            </w:rPr>
          </w:rPrChange>
        </w:rPr>
      </w:pPr>
    </w:p>
    <w:p w14:paraId="27ACE917" w14:textId="442778A6" w:rsidR="00BC60FC" w:rsidRPr="00023D2C" w:rsidDel="00910937" w:rsidRDefault="00154AE9">
      <w:pPr>
        <w:pStyle w:val="a"/>
        <w:rPr>
          <w:del w:id="2155" w:author="Nicholas Krapels" w:date="2020-08-15T13:40:00Z"/>
          <w:rFonts w:ascii="Times New Roman" w:hAnsi="Times New Roman" w:cs="Times New Roman"/>
          <w:rPrChange w:id="2156" w:author="John Patrick Mullin" w:date="2020-07-06T10:45:00Z">
            <w:rPr>
              <w:del w:id="2157" w:author="Nicholas Krapels" w:date="2020-08-15T13:40:00Z"/>
            </w:rPr>
          </w:rPrChange>
        </w:rPr>
      </w:pPr>
      <w:del w:id="2158" w:author="Nicholas Krapels" w:date="2020-08-15T13:40:00Z">
        <w:r w:rsidRPr="00023D2C" w:rsidDel="00910937">
          <w:rPr>
            <w:rFonts w:ascii="Times New Roman" w:hAnsi="Times New Roman" w:cs="Times New Roman"/>
            <w:b/>
            <w:color w:val="29293B"/>
            <w:sz w:val="28"/>
            <w:szCs w:val="28"/>
            <w:rPrChange w:id="2159" w:author="John Patrick Mullin" w:date="2020-07-06T10:45:00Z">
              <w:rPr>
                <w:b/>
                <w:color w:val="29293B"/>
                <w:sz w:val="28"/>
                <w:szCs w:val="28"/>
              </w:rPr>
            </w:rPrChange>
          </w:rPr>
          <w:delText>Mantra</w:delText>
        </w:r>
      </w:del>
      <w:ins w:id="2160" w:author="James Anderson" w:date="2020-06-29T15:17:00Z">
        <w:del w:id="2161" w:author="Nicholas Krapels" w:date="2020-08-15T13:40:00Z">
          <w:r w:rsidR="001328F8" w:rsidRPr="00023D2C" w:rsidDel="00910937">
            <w:rPr>
              <w:rFonts w:ascii="Times New Roman" w:hAnsi="Times New Roman" w:cs="Times New Roman"/>
              <w:b/>
              <w:color w:val="29293B"/>
              <w:sz w:val="28"/>
              <w:szCs w:val="28"/>
              <w:rPrChange w:id="2162" w:author="John Patrick Mullin" w:date="2020-07-06T10:45:00Z">
                <w:rPr>
                  <w:b/>
                  <w:color w:val="29293B"/>
                  <w:sz w:val="28"/>
                  <w:szCs w:val="28"/>
                </w:rPr>
              </w:rPrChange>
            </w:rPr>
            <w:delText>MANTRA</w:delText>
          </w:r>
        </w:del>
      </w:ins>
      <w:del w:id="2163" w:author="Nicholas Krapels" w:date="2020-08-15T13:40:00Z">
        <w:r w:rsidRPr="00023D2C" w:rsidDel="00910937">
          <w:rPr>
            <w:rFonts w:ascii="Times New Roman" w:hAnsi="Times New Roman" w:cs="Times New Roman"/>
            <w:b/>
            <w:color w:val="29293B"/>
            <w:sz w:val="28"/>
            <w:szCs w:val="28"/>
            <w:rPrChange w:id="2164" w:author="John Patrick Mullin" w:date="2020-07-06T10:45:00Z">
              <w:rPr>
                <w:b/>
                <w:color w:val="29293B"/>
                <w:sz w:val="28"/>
                <w:szCs w:val="28"/>
              </w:rPr>
            </w:rPrChange>
          </w:rPr>
          <w:delText>Dao</w:delText>
        </w:r>
      </w:del>
      <w:ins w:id="2165" w:author="James Anderson" w:date="2020-06-29T15:17:00Z">
        <w:del w:id="2166" w:author="Nicholas Krapels" w:date="2020-08-15T13:40:00Z">
          <w:r w:rsidR="001328F8" w:rsidRPr="00023D2C" w:rsidDel="00910937">
            <w:rPr>
              <w:rFonts w:ascii="Times New Roman" w:hAnsi="Times New Roman" w:cs="Times New Roman"/>
              <w:b/>
              <w:color w:val="29293B"/>
              <w:sz w:val="28"/>
              <w:szCs w:val="28"/>
              <w:rPrChange w:id="2167" w:author="John Patrick Mullin" w:date="2020-07-06T10:45:00Z">
                <w:rPr>
                  <w:b/>
                  <w:color w:val="29293B"/>
                  <w:sz w:val="28"/>
                  <w:szCs w:val="28"/>
                </w:rPr>
              </w:rPrChange>
            </w:rPr>
            <w:delText>DAO</w:delText>
          </w:r>
        </w:del>
      </w:ins>
      <w:del w:id="2168" w:author="Nicholas Krapels" w:date="2020-08-15T13:40:00Z">
        <w:r w:rsidRPr="00023D2C" w:rsidDel="00910937">
          <w:rPr>
            <w:rFonts w:ascii="Times New Roman" w:hAnsi="Times New Roman" w:cs="Times New Roman"/>
            <w:b/>
            <w:color w:val="29293B"/>
            <w:sz w:val="28"/>
            <w:szCs w:val="28"/>
            <w:rPrChange w:id="2169" w:author="John Patrick Mullin" w:date="2020-07-06T10:45:00Z">
              <w:rPr>
                <w:b/>
                <w:color w:val="29293B"/>
                <w:sz w:val="28"/>
                <w:szCs w:val="28"/>
              </w:rPr>
            </w:rPrChange>
          </w:rPr>
          <w:delText>怎么让用户参与治理生态系统？</w:delText>
        </w:r>
      </w:del>
    </w:p>
    <w:p w14:paraId="2F76D852" w14:textId="27A5AB12" w:rsidR="00BC60FC" w:rsidRPr="00023D2C" w:rsidDel="00910937" w:rsidRDefault="00154AE9">
      <w:pPr>
        <w:pStyle w:val="a"/>
        <w:rPr>
          <w:del w:id="2170" w:author="Nicholas Krapels" w:date="2020-08-15T13:40:00Z"/>
          <w:rFonts w:ascii="Times New Roman" w:hAnsi="Times New Roman" w:cs="Times New Roman"/>
          <w:lang w:eastAsia="zh-CN"/>
          <w:rPrChange w:id="2171" w:author="John Patrick Mullin" w:date="2020-07-06T10:45:00Z">
            <w:rPr>
              <w:del w:id="2172" w:author="Nicholas Krapels" w:date="2020-08-15T13:40:00Z"/>
              <w:lang w:eastAsia="zh-CN"/>
            </w:rPr>
          </w:rPrChange>
        </w:rPr>
      </w:pPr>
      <w:del w:id="2173" w:author="Nicholas Krapels" w:date="2020-08-15T13:40:00Z">
        <w:r w:rsidRPr="00023D2C" w:rsidDel="00910937">
          <w:rPr>
            <w:rFonts w:ascii="Times New Roman" w:hAnsi="Times New Roman" w:cs="Times New Roman"/>
            <w:color w:val="29293B"/>
            <w:sz w:val="28"/>
            <w:szCs w:val="28"/>
            <w:lang w:eastAsia="zh-CN"/>
            <w:rPrChange w:id="2174" w:author="John Patrick Mullin" w:date="2020-07-06T10:45:00Z">
              <w:rPr>
                <w:color w:val="29293B"/>
                <w:sz w:val="28"/>
                <w:szCs w:val="28"/>
                <w:lang w:eastAsia="zh-CN"/>
              </w:rPr>
            </w:rPrChange>
          </w:rPr>
          <w:delText xml:space="preserve">       </w:delText>
        </w:r>
        <w:r w:rsidRPr="00023D2C" w:rsidDel="00910937">
          <w:rPr>
            <w:rFonts w:ascii="Times New Roman" w:hAnsi="Times New Roman" w:cs="Times New Roman"/>
            <w:color w:val="29293B"/>
            <w:sz w:val="28"/>
            <w:szCs w:val="28"/>
            <w:lang w:eastAsia="zh-CN"/>
            <w:rPrChange w:id="2175" w:author="John Patrick Mullin" w:date="2020-07-06T10:45:00Z">
              <w:rPr>
                <w:color w:val="29293B"/>
                <w:sz w:val="28"/>
                <w:szCs w:val="28"/>
                <w:lang w:eastAsia="zh-CN"/>
              </w:rPr>
            </w:rPrChange>
          </w:rPr>
          <w:delText>参与跨链和治理少不了通政经济，</w:delText>
        </w:r>
        <w:r w:rsidRPr="00023D2C" w:rsidDel="00910937">
          <w:rPr>
            <w:rFonts w:ascii="Times New Roman" w:hAnsi="Times New Roman" w:cs="Times New Roman"/>
            <w:color w:val="29293B"/>
            <w:sz w:val="28"/>
            <w:szCs w:val="28"/>
            <w:lang w:eastAsia="zh-CN"/>
            <w:rPrChange w:id="2176" w:author="John Patrick Mullin" w:date="2020-07-06T10:45:00Z">
              <w:rPr>
                <w:color w:val="29293B"/>
                <w:sz w:val="28"/>
                <w:szCs w:val="28"/>
                <w:lang w:eastAsia="zh-CN"/>
              </w:rPr>
            </w:rPrChange>
          </w:rPr>
          <w:delText>Mantra</w:delText>
        </w:r>
      </w:del>
      <w:ins w:id="2177" w:author="James Anderson" w:date="2020-06-29T15:17:00Z">
        <w:del w:id="2178" w:author="Nicholas Krapels" w:date="2020-08-15T13:40:00Z">
          <w:r w:rsidR="001328F8" w:rsidRPr="00023D2C" w:rsidDel="00910937">
            <w:rPr>
              <w:rFonts w:ascii="Times New Roman" w:hAnsi="Times New Roman" w:cs="Times New Roman"/>
              <w:color w:val="29293B"/>
              <w:sz w:val="28"/>
              <w:szCs w:val="28"/>
              <w:lang w:eastAsia="zh-CN"/>
              <w:rPrChange w:id="2179" w:author="John Patrick Mullin" w:date="2020-07-06T10:45:00Z">
                <w:rPr>
                  <w:color w:val="29293B"/>
                  <w:sz w:val="28"/>
                  <w:szCs w:val="28"/>
                  <w:lang w:eastAsia="zh-CN"/>
                </w:rPr>
              </w:rPrChange>
            </w:rPr>
            <w:delText>MANTRA</w:delText>
          </w:r>
        </w:del>
      </w:ins>
      <w:del w:id="2180" w:author="Nicholas Krapels" w:date="2020-08-15T13:40:00Z">
        <w:r w:rsidRPr="00023D2C" w:rsidDel="00910937">
          <w:rPr>
            <w:rFonts w:ascii="Times New Roman" w:hAnsi="Times New Roman" w:cs="Times New Roman"/>
            <w:color w:val="29293B"/>
            <w:sz w:val="28"/>
            <w:szCs w:val="28"/>
            <w:lang w:eastAsia="zh-CN"/>
            <w:rPrChange w:id="2181" w:author="John Patrick Mullin" w:date="2020-07-06T10:45:00Z">
              <w:rPr>
                <w:color w:val="29293B"/>
                <w:sz w:val="28"/>
                <w:szCs w:val="28"/>
                <w:lang w:eastAsia="zh-CN"/>
              </w:rPr>
            </w:rPrChange>
          </w:rPr>
          <w:delText>Dao</w:delText>
        </w:r>
      </w:del>
      <w:ins w:id="2182" w:author="James Anderson" w:date="2020-06-29T15:17:00Z">
        <w:del w:id="2183" w:author="Nicholas Krapels" w:date="2020-08-15T13:40:00Z">
          <w:r w:rsidR="001328F8" w:rsidRPr="00023D2C" w:rsidDel="00910937">
            <w:rPr>
              <w:rFonts w:ascii="Times New Roman" w:hAnsi="Times New Roman" w:cs="Times New Roman"/>
              <w:color w:val="29293B"/>
              <w:sz w:val="28"/>
              <w:szCs w:val="28"/>
              <w:lang w:eastAsia="zh-CN"/>
              <w:rPrChange w:id="2184" w:author="John Patrick Mullin" w:date="2020-07-06T10:45:00Z">
                <w:rPr>
                  <w:color w:val="29293B"/>
                  <w:sz w:val="28"/>
                  <w:szCs w:val="28"/>
                  <w:lang w:eastAsia="zh-CN"/>
                </w:rPr>
              </w:rPrChange>
            </w:rPr>
            <w:delText>DAO</w:delText>
          </w:r>
        </w:del>
      </w:ins>
      <w:del w:id="2185" w:author="Nicholas Krapels" w:date="2020-08-15T13:40:00Z">
        <w:r w:rsidRPr="00023D2C" w:rsidDel="00910937">
          <w:rPr>
            <w:rFonts w:ascii="Times New Roman" w:hAnsi="Times New Roman" w:cs="Times New Roman"/>
            <w:color w:val="29293B"/>
            <w:sz w:val="28"/>
            <w:szCs w:val="28"/>
            <w:lang w:eastAsia="zh-CN"/>
            <w:rPrChange w:id="2186" w:author="John Patrick Mullin" w:date="2020-07-06T10:45:00Z">
              <w:rPr>
                <w:color w:val="29293B"/>
                <w:sz w:val="28"/>
                <w:szCs w:val="28"/>
                <w:lang w:eastAsia="zh-CN"/>
              </w:rPr>
            </w:rPrChange>
          </w:rPr>
          <w:delText>会发行一个基于</w:delText>
        </w:r>
        <w:r w:rsidRPr="00023D2C" w:rsidDel="00910937">
          <w:rPr>
            <w:rFonts w:ascii="Times New Roman" w:hAnsi="Times New Roman" w:cs="Times New Roman"/>
            <w:color w:val="29293B"/>
            <w:sz w:val="28"/>
            <w:szCs w:val="28"/>
            <w:lang w:eastAsia="zh-CN"/>
            <w:rPrChange w:id="2187" w:author="John Patrick Mullin" w:date="2020-07-06T10:45:00Z">
              <w:rPr>
                <w:color w:val="29293B"/>
                <w:sz w:val="28"/>
                <w:szCs w:val="28"/>
                <w:lang w:eastAsia="zh-CN"/>
              </w:rPr>
            </w:rPrChange>
          </w:rPr>
          <w:delText>RIO</w:delText>
        </w:r>
        <w:r w:rsidRPr="00023D2C" w:rsidDel="00910937">
          <w:rPr>
            <w:rFonts w:ascii="Times New Roman" w:hAnsi="Times New Roman" w:cs="Times New Roman"/>
            <w:color w:val="29293B"/>
            <w:sz w:val="28"/>
            <w:szCs w:val="28"/>
            <w:lang w:eastAsia="zh-CN"/>
            <w:rPrChange w:id="2188" w:author="John Patrick Mullin" w:date="2020-07-06T10:45:00Z">
              <w:rPr>
                <w:color w:val="29293B"/>
                <w:sz w:val="28"/>
                <w:szCs w:val="28"/>
                <w:lang w:eastAsia="zh-CN"/>
              </w:rPr>
            </w:rPrChange>
          </w:rPr>
          <w:delText>链上的一个</w:delText>
        </w:r>
        <w:r w:rsidRPr="00023D2C" w:rsidDel="00910937">
          <w:rPr>
            <w:rFonts w:ascii="Times New Roman" w:hAnsi="Times New Roman" w:cs="Times New Roman"/>
            <w:color w:val="29293B"/>
            <w:sz w:val="28"/>
            <w:szCs w:val="28"/>
            <w:lang w:eastAsia="zh-CN"/>
            <w:rPrChange w:id="2189" w:author="John Patrick Mullin" w:date="2020-07-06T10:45:00Z">
              <w:rPr>
                <w:color w:val="29293B"/>
                <w:sz w:val="28"/>
                <w:szCs w:val="28"/>
                <w:lang w:eastAsia="zh-CN"/>
              </w:rPr>
            </w:rPrChange>
          </w:rPr>
          <w:delText>OM</w:delText>
        </w:r>
        <w:r w:rsidRPr="00023D2C" w:rsidDel="00910937">
          <w:rPr>
            <w:rFonts w:ascii="Times New Roman" w:hAnsi="Times New Roman" w:cs="Times New Roman"/>
            <w:color w:val="29293B"/>
            <w:sz w:val="28"/>
            <w:szCs w:val="28"/>
            <w:lang w:eastAsia="zh-CN"/>
            <w:rPrChange w:id="2190" w:author="John Patrick Mullin" w:date="2020-07-06T10:45:00Z">
              <w:rPr>
                <w:color w:val="29293B"/>
                <w:sz w:val="28"/>
                <w:szCs w:val="28"/>
                <w:lang w:eastAsia="zh-CN"/>
              </w:rPr>
            </w:rPrChange>
          </w:rPr>
          <w:delText>代币。那么</w:delText>
        </w:r>
        <w:r w:rsidRPr="00023D2C" w:rsidDel="00910937">
          <w:rPr>
            <w:rFonts w:ascii="Times New Roman" w:hAnsi="Times New Roman" w:cs="Times New Roman"/>
            <w:color w:val="29293B"/>
            <w:sz w:val="28"/>
            <w:szCs w:val="28"/>
            <w:lang w:eastAsia="zh-CN"/>
            <w:rPrChange w:id="2191" w:author="John Patrick Mullin" w:date="2020-07-06T10:45:00Z">
              <w:rPr>
                <w:color w:val="29293B"/>
                <w:sz w:val="28"/>
                <w:szCs w:val="28"/>
                <w:lang w:eastAsia="zh-CN"/>
              </w:rPr>
            </w:rPrChange>
          </w:rPr>
          <w:delText>OM</w:delText>
        </w:r>
        <w:r w:rsidRPr="00023D2C" w:rsidDel="00910937">
          <w:rPr>
            <w:rFonts w:ascii="Times New Roman" w:hAnsi="Times New Roman" w:cs="Times New Roman"/>
            <w:color w:val="29293B"/>
            <w:sz w:val="28"/>
            <w:szCs w:val="28"/>
            <w:lang w:eastAsia="zh-CN"/>
            <w:rPrChange w:id="2192" w:author="John Patrick Mullin" w:date="2020-07-06T10:45:00Z">
              <w:rPr>
                <w:color w:val="29293B"/>
                <w:sz w:val="28"/>
                <w:szCs w:val="28"/>
                <w:lang w:eastAsia="zh-CN"/>
              </w:rPr>
            </w:rPrChange>
          </w:rPr>
          <w:delText>代币具有以下功能：</w:delText>
        </w:r>
      </w:del>
    </w:p>
    <w:p w14:paraId="7D5587C5" w14:textId="4151BBBE" w:rsidR="00BC60FC" w:rsidRPr="00023D2C" w:rsidDel="00910937" w:rsidRDefault="00154AE9">
      <w:pPr>
        <w:pStyle w:val="a"/>
        <w:numPr>
          <w:ilvl w:val="0"/>
          <w:numId w:val="22"/>
        </w:numPr>
        <w:rPr>
          <w:del w:id="2193" w:author="Nicholas Krapels" w:date="2020-08-15T13:40:00Z"/>
          <w:rFonts w:ascii="Times New Roman" w:hAnsi="Times New Roman" w:cs="Times New Roman"/>
          <w:color w:val="29293B"/>
          <w:rPrChange w:id="2194" w:author="John Patrick Mullin" w:date="2020-07-06T10:45:00Z">
            <w:rPr>
              <w:del w:id="2195" w:author="Nicholas Krapels" w:date="2020-08-15T13:40:00Z"/>
              <w:color w:val="29293B"/>
            </w:rPr>
          </w:rPrChange>
        </w:rPr>
      </w:pPr>
      <w:del w:id="2196" w:author="Nicholas Krapels" w:date="2020-08-15T13:40:00Z">
        <w:r w:rsidRPr="00023D2C" w:rsidDel="00910937">
          <w:rPr>
            <w:rFonts w:ascii="Times New Roman" w:hAnsi="Times New Roman" w:cs="Times New Roman"/>
            <w:color w:val="29293B"/>
            <w:sz w:val="28"/>
            <w:szCs w:val="28"/>
            <w:rPrChange w:id="2197" w:author="John Patrick Mullin" w:date="2020-07-06T10:45:00Z">
              <w:rPr>
                <w:color w:val="29293B"/>
                <w:sz w:val="28"/>
                <w:szCs w:val="28"/>
              </w:rPr>
            </w:rPrChange>
          </w:rPr>
          <w:delText>质押和借贷：用户可以通过质押</w:delText>
        </w:r>
        <w:r w:rsidRPr="00023D2C" w:rsidDel="00910937">
          <w:rPr>
            <w:rFonts w:ascii="Times New Roman" w:hAnsi="Times New Roman" w:cs="Times New Roman"/>
            <w:color w:val="29293B"/>
            <w:sz w:val="28"/>
            <w:szCs w:val="28"/>
            <w:rPrChange w:id="2198" w:author="John Patrick Mullin" w:date="2020-07-06T10:45:00Z">
              <w:rPr>
                <w:color w:val="29293B"/>
                <w:sz w:val="28"/>
                <w:szCs w:val="28"/>
              </w:rPr>
            </w:rPrChange>
          </w:rPr>
          <w:delText>OM</w:delText>
        </w:r>
        <w:r w:rsidRPr="00023D2C" w:rsidDel="00910937">
          <w:rPr>
            <w:rFonts w:ascii="Times New Roman" w:hAnsi="Times New Roman" w:cs="Times New Roman"/>
            <w:color w:val="29293B"/>
            <w:sz w:val="28"/>
            <w:szCs w:val="28"/>
            <w:rPrChange w:id="2199" w:author="John Patrick Mullin" w:date="2020-07-06T10:45:00Z">
              <w:rPr>
                <w:color w:val="29293B"/>
                <w:sz w:val="28"/>
                <w:szCs w:val="28"/>
              </w:rPr>
            </w:rPrChange>
          </w:rPr>
          <w:delText>获得</w:delText>
        </w:r>
        <w:r w:rsidRPr="00023D2C" w:rsidDel="00910937">
          <w:rPr>
            <w:rFonts w:ascii="Times New Roman" w:hAnsi="Times New Roman" w:cs="Times New Roman"/>
            <w:color w:val="29293B"/>
            <w:sz w:val="28"/>
            <w:szCs w:val="28"/>
            <w:rPrChange w:id="2200" w:author="John Patrick Mullin" w:date="2020-07-06T10:45:00Z">
              <w:rPr>
                <w:color w:val="29293B"/>
                <w:sz w:val="28"/>
                <w:szCs w:val="28"/>
              </w:rPr>
            </w:rPrChange>
          </w:rPr>
          <w:delText>Polakadot/Compound</w:delText>
        </w:r>
        <w:r w:rsidRPr="00023D2C" w:rsidDel="00910937">
          <w:rPr>
            <w:rFonts w:ascii="Times New Roman" w:hAnsi="Times New Roman" w:cs="Times New Roman"/>
            <w:color w:val="29293B"/>
            <w:sz w:val="28"/>
            <w:szCs w:val="28"/>
            <w:rPrChange w:id="2201" w:author="John Patrick Mullin" w:date="2020-07-06T10:45:00Z">
              <w:rPr>
                <w:color w:val="29293B"/>
                <w:sz w:val="28"/>
                <w:szCs w:val="28"/>
              </w:rPr>
            </w:rPrChange>
          </w:rPr>
          <w:delText>和其他</w:delText>
        </w:r>
        <w:r w:rsidRPr="00023D2C" w:rsidDel="00910937">
          <w:rPr>
            <w:rFonts w:ascii="Times New Roman" w:hAnsi="Times New Roman" w:cs="Times New Roman"/>
            <w:color w:val="29293B"/>
            <w:sz w:val="28"/>
            <w:szCs w:val="28"/>
            <w:rPrChange w:id="2202" w:author="John Patrick Mullin" w:date="2020-07-06T10:45:00Z">
              <w:rPr>
                <w:color w:val="29293B"/>
                <w:sz w:val="28"/>
                <w:szCs w:val="28"/>
              </w:rPr>
            </w:rPrChange>
          </w:rPr>
          <w:delText>DEFI</w:delText>
        </w:r>
        <w:r w:rsidRPr="00023D2C" w:rsidDel="00910937">
          <w:rPr>
            <w:rFonts w:ascii="Times New Roman" w:hAnsi="Times New Roman" w:cs="Times New Roman"/>
            <w:color w:val="29293B"/>
            <w:sz w:val="28"/>
            <w:szCs w:val="28"/>
            <w:rPrChange w:id="2203" w:author="John Patrick Mullin" w:date="2020-07-06T10:45:00Z">
              <w:rPr>
                <w:color w:val="29293B"/>
                <w:sz w:val="28"/>
                <w:szCs w:val="28"/>
              </w:rPr>
            </w:rPrChange>
          </w:rPr>
          <w:delText>产品利息。同时，</w:delText>
        </w:r>
        <w:r w:rsidRPr="00023D2C" w:rsidDel="00910937">
          <w:rPr>
            <w:rFonts w:ascii="Times New Roman" w:hAnsi="Times New Roman" w:cs="Times New Roman"/>
            <w:color w:val="29293B"/>
            <w:sz w:val="28"/>
            <w:szCs w:val="28"/>
            <w:rPrChange w:id="2204" w:author="John Patrick Mullin" w:date="2020-07-06T10:45:00Z">
              <w:rPr>
                <w:color w:val="29293B"/>
                <w:sz w:val="28"/>
                <w:szCs w:val="28"/>
              </w:rPr>
            </w:rPrChange>
          </w:rPr>
          <w:delText>OM</w:delText>
        </w:r>
        <w:r w:rsidRPr="00023D2C" w:rsidDel="00910937">
          <w:rPr>
            <w:rFonts w:ascii="Times New Roman" w:hAnsi="Times New Roman" w:cs="Times New Roman"/>
            <w:color w:val="29293B"/>
            <w:sz w:val="28"/>
            <w:szCs w:val="28"/>
            <w:rPrChange w:id="2205" w:author="John Patrick Mullin" w:date="2020-07-06T10:45:00Z">
              <w:rPr>
                <w:color w:val="29293B"/>
                <w:sz w:val="28"/>
                <w:szCs w:val="28"/>
              </w:rPr>
            </w:rPrChange>
          </w:rPr>
          <w:delText>代币可以作抵押获得贷款。</w:delText>
        </w:r>
      </w:del>
    </w:p>
    <w:p w14:paraId="5546836E" w14:textId="28AFF891" w:rsidR="00BC60FC" w:rsidRPr="00023D2C" w:rsidDel="00910937" w:rsidRDefault="00154AE9">
      <w:pPr>
        <w:pStyle w:val="a"/>
        <w:numPr>
          <w:ilvl w:val="0"/>
          <w:numId w:val="22"/>
        </w:numPr>
        <w:rPr>
          <w:del w:id="2206" w:author="Nicholas Krapels" w:date="2020-08-15T13:40:00Z"/>
          <w:rFonts w:ascii="Times New Roman" w:hAnsi="Times New Roman" w:cs="Times New Roman"/>
          <w:color w:val="29293B"/>
          <w:lang w:eastAsia="zh-CN"/>
          <w:rPrChange w:id="2207" w:author="John Patrick Mullin" w:date="2020-07-06T10:45:00Z">
            <w:rPr>
              <w:del w:id="2208" w:author="Nicholas Krapels" w:date="2020-08-15T13:40:00Z"/>
              <w:color w:val="29293B"/>
              <w:lang w:eastAsia="zh-CN"/>
            </w:rPr>
          </w:rPrChange>
        </w:rPr>
      </w:pPr>
      <w:del w:id="2209" w:author="Nicholas Krapels" w:date="2020-08-15T13:40:00Z">
        <w:r w:rsidRPr="00023D2C" w:rsidDel="00910937">
          <w:rPr>
            <w:rFonts w:ascii="Times New Roman" w:hAnsi="Times New Roman" w:cs="Times New Roman"/>
            <w:color w:val="29293B"/>
            <w:sz w:val="28"/>
            <w:szCs w:val="28"/>
            <w:lang w:eastAsia="zh-CN"/>
            <w:rPrChange w:id="2210" w:author="John Patrick Mullin" w:date="2020-07-06T10:45:00Z">
              <w:rPr>
                <w:color w:val="29293B"/>
                <w:sz w:val="28"/>
                <w:szCs w:val="28"/>
                <w:lang w:eastAsia="zh-CN"/>
              </w:rPr>
            </w:rPrChange>
          </w:rPr>
          <w:delText>拥有自主权：通过质押</w:delText>
        </w:r>
        <w:r w:rsidRPr="00023D2C" w:rsidDel="00910937">
          <w:rPr>
            <w:rFonts w:ascii="Times New Roman" w:hAnsi="Times New Roman" w:cs="Times New Roman"/>
            <w:color w:val="29293B"/>
            <w:sz w:val="28"/>
            <w:szCs w:val="28"/>
            <w:lang w:eastAsia="zh-CN"/>
            <w:rPrChange w:id="2211" w:author="John Patrick Mullin" w:date="2020-07-06T10:45:00Z">
              <w:rPr>
                <w:color w:val="29293B"/>
                <w:sz w:val="28"/>
                <w:szCs w:val="28"/>
                <w:lang w:eastAsia="zh-CN"/>
              </w:rPr>
            </w:rPrChange>
          </w:rPr>
          <w:delText>OM</w:delText>
        </w:r>
        <w:r w:rsidRPr="00023D2C" w:rsidDel="00910937">
          <w:rPr>
            <w:rFonts w:ascii="Times New Roman" w:hAnsi="Times New Roman" w:cs="Times New Roman"/>
            <w:color w:val="29293B"/>
            <w:sz w:val="28"/>
            <w:szCs w:val="28"/>
            <w:lang w:eastAsia="zh-CN"/>
            <w:rPrChange w:id="2212" w:author="John Patrick Mullin" w:date="2020-07-06T10:45:00Z">
              <w:rPr>
                <w:color w:val="29293B"/>
                <w:sz w:val="28"/>
                <w:szCs w:val="28"/>
                <w:lang w:eastAsia="zh-CN"/>
              </w:rPr>
            </w:rPrChange>
          </w:rPr>
          <w:delText>，用户可以根据系统参数进行提案与投票。</w:delText>
        </w:r>
      </w:del>
    </w:p>
    <w:p w14:paraId="0D2CFE56" w14:textId="40D0C684" w:rsidR="00BC60FC" w:rsidRPr="00023D2C" w:rsidDel="00910937" w:rsidRDefault="00154AE9">
      <w:pPr>
        <w:pStyle w:val="a"/>
        <w:numPr>
          <w:ilvl w:val="0"/>
          <w:numId w:val="22"/>
        </w:numPr>
        <w:rPr>
          <w:del w:id="2213" w:author="Nicholas Krapels" w:date="2020-08-15T13:40:00Z"/>
          <w:rFonts w:ascii="Times New Roman" w:hAnsi="Times New Roman" w:cs="Times New Roman"/>
          <w:color w:val="29293B"/>
          <w:lang w:eastAsia="zh-CN"/>
          <w:rPrChange w:id="2214" w:author="John Patrick Mullin" w:date="2020-07-06T10:45:00Z">
            <w:rPr>
              <w:del w:id="2215" w:author="Nicholas Krapels" w:date="2020-08-15T13:40:00Z"/>
              <w:color w:val="29293B"/>
              <w:lang w:eastAsia="zh-CN"/>
            </w:rPr>
          </w:rPrChange>
        </w:rPr>
      </w:pPr>
      <w:del w:id="2216" w:author="Nicholas Krapels" w:date="2020-08-15T13:40:00Z">
        <w:r w:rsidRPr="00023D2C" w:rsidDel="00910937">
          <w:rPr>
            <w:rFonts w:ascii="Times New Roman" w:hAnsi="Times New Roman" w:cs="Times New Roman"/>
            <w:color w:val="29293B"/>
            <w:sz w:val="28"/>
            <w:szCs w:val="28"/>
            <w:lang w:eastAsia="zh-CN"/>
            <w:rPrChange w:id="2217" w:author="John Patrick Mullin" w:date="2020-07-06T10:45:00Z">
              <w:rPr>
                <w:color w:val="29293B"/>
                <w:sz w:val="28"/>
                <w:szCs w:val="28"/>
                <w:lang w:eastAsia="zh-CN"/>
              </w:rPr>
            </w:rPrChange>
          </w:rPr>
          <w:delText>拥有</w:delText>
        </w:r>
        <w:r w:rsidRPr="00023D2C" w:rsidDel="00910937">
          <w:rPr>
            <w:rFonts w:ascii="Times New Roman" w:hAnsi="Times New Roman" w:cs="Times New Roman"/>
            <w:color w:val="29293B"/>
            <w:sz w:val="28"/>
            <w:szCs w:val="28"/>
            <w:lang w:eastAsia="zh-CN"/>
            <w:rPrChange w:id="2218" w:author="John Patrick Mullin" w:date="2020-07-06T10:45:00Z">
              <w:rPr>
                <w:color w:val="29293B"/>
                <w:sz w:val="28"/>
                <w:szCs w:val="28"/>
                <w:lang w:eastAsia="zh-CN"/>
              </w:rPr>
            </w:rPrChange>
          </w:rPr>
          <w:delText>Karma</w:delText>
        </w:r>
        <w:r w:rsidRPr="00023D2C" w:rsidDel="00910937">
          <w:rPr>
            <w:rFonts w:ascii="Times New Roman" w:hAnsi="Times New Roman" w:cs="Times New Roman"/>
            <w:color w:val="29293B"/>
            <w:sz w:val="28"/>
            <w:szCs w:val="28"/>
            <w:lang w:eastAsia="zh-CN"/>
            <w:rPrChange w:id="2219" w:author="John Patrick Mullin" w:date="2020-07-06T10:45:00Z">
              <w:rPr>
                <w:color w:val="29293B"/>
                <w:sz w:val="28"/>
                <w:szCs w:val="28"/>
                <w:lang w:eastAsia="zh-CN"/>
              </w:rPr>
            </w:rPrChange>
          </w:rPr>
          <w:delText>声望：</w:delText>
        </w:r>
        <w:r w:rsidRPr="00023D2C" w:rsidDel="00910937">
          <w:rPr>
            <w:rFonts w:ascii="Times New Roman" w:hAnsi="Times New Roman" w:cs="Times New Roman"/>
            <w:color w:val="29293B"/>
            <w:sz w:val="28"/>
            <w:szCs w:val="28"/>
            <w:lang w:eastAsia="zh-CN"/>
            <w:rPrChange w:id="2220" w:author="John Patrick Mullin" w:date="2020-07-06T10:45:00Z">
              <w:rPr>
                <w:color w:val="29293B"/>
                <w:sz w:val="28"/>
                <w:szCs w:val="28"/>
                <w:lang w:eastAsia="zh-CN"/>
              </w:rPr>
            </w:rPrChange>
          </w:rPr>
          <w:delText>Karma</w:delText>
        </w:r>
        <w:r w:rsidRPr="00023D2C" w:rsidDel="00910937">
          <w:rPr>
            <w:rFonts w:ascii="Times New Roman" w:hAnsi="Times New Roman" w:cs="Times New Roman"/>
            <w:color w:val="29293B"/>
            <w:sz w:val="28"/>
            <w:szCs w:val="28"/>
            <w:lang w:eastAsia="zh-CN"/>
            <w:rPrChange w:id="2221" w:author="John Patrick Mullin" w:date="2020-07-06T10:45:00Z">
              <w:rPr>
                <w:color w:val="29293B"/>
                <w:sz w:val="28"/>
                <w:szCs w:val="28"/>
                <w:lang w:eastAsia="zh-CN"/>
              </w:rPr>
            </w:rPrChange>
          </w:rPr>
          <w:delText>声望是可以根据</w:delText>
        </w:r>
        <w:r w:rsidRPr="00023D2C" w:rsidDel="00910937">
          <w:rPr>
            <w:rFonts w:ascii="Times New Roman" w:hAnsi="Times New Roman" w:cs="Times New Roman"/>
            <w:color w:val="29293B"/>
            <w:sz w:val="28"/>
            <w:szCs w:val="28"/>
            <w:lang w:eastAsia="zh-CN"/>
            <w:rPrChange w:id="2222" w:author="John Patrick Mullin" w:date="2020-07-06T10:45:00Z">
              <w:rPr>
                <w:color w:val="29293B"/>
                <w:sz w:val="28"/>
                <w:szCs w:val="28"/>
                <w:lang w:eastAsia="zh-CN"/>
              </w:rPr>
            </w:rPrChange>
          </w:rPr>
          <w:delText>Karma</w:delText>
        </w:r>
        <w:r w:rsidRPr="00023D2C" w:rsidDel="00910937">
          <w:rPr>
            <w:rFonts w:ascii="Times New Roman" w:hAnsi="Times New Roman" w:cs="Times New Roman"/>
            <w:color w:val="29293B"/>
            <w:sz w:val="28"/>
            <w:szCs w:val="28"/>
            <w:lang w:eastAsia="zh-CN"/>
            <w:rPrChange w:id="2223" w:author="John Patrick Mullin" w:date="2020-07-06T10:45:00Z">
              <w:rPr>
                <w:color w:val="29293B"/>
                <w:sz w:val="28"/>
                <w:szCs w:val="28"/>
                <w:lang w:eastAsia="zh-CN"/>
              </w:rPr>
            </w:rPrChange>
          </w:rPr>
          <w:delText>级别获得更高的储蓄率和更低的手续费用。</w:delText>
        </w:r>
      </w:del>
    </w:p>
    <w:p w14:paraId="1225E7E3" w14:textId="315F528A" w:rsidR="00BC60FC" w:rsidRPr="00023D2C" w:rsidDel="00910937" w:rsidRDefault="00154AE9">
      <w:pPr>
        <w:pStyle w:val="a"/>
        <w:numPr>
          <w:ilvl w:val="0"/>
          <w:numId w:val="22"/>
        </w:numPr>
        <w:rPr>
          <w:del w:id="2224" w:author="Nicholas Krapels" w:date="2020-08-15T13:40:00Z"/>
          <w:rFonts w:ascii="Times New Roman" w:hAnsi="Times New Roman" w:cs="Times New Roman"/>
          <w:color w:val="29293B"/>
          <w:lang w:eastAsia="zh-CN"/>
          <w:rPrChange w:id="2225" w:author="John Patrick Mullin" w:date="2020-07-06T10:45:00Z">
            <w:rPr>
              <w:del w:id="2226" w:author="Nicholas Krapels" w:date="2020-08-15T13:40:00Z"/>
              <w:color w:val="29293B"/>
              <w:lang w:eastAsia="zh-CN"/>
            </w:rPr>
          </w:rPrChange>
        </w:rPr>
      </w:pPr>
      <w:del w:id="2227" w:author="Nicholas Krapels" w:date="2020-08-15T13:40:00Z">
        <w:r w:rsidRPr="00023D2C" w:rsidDel="00910937">
          <w:rPr>
            <w:rFonts w:ascii="Times New Roman" w:hAnsi="Times New Roman" w:cs="Times New Roman"/>
            <w:color w:val="29293B"/>
            <w:sz w:val="28"/>
            <w:szCs w:val="28"/>
            <w:lang w:eastAsia="zh-CN"/>
            <w:rPrChange w:id="2228" w:author="John Patrick Mullin" w:date="2020-07-06T10:45:00Z">
              <w:rPr>
                <w:color w:val="29293B"/>
                <w:sz w:val="28"/>
                <w:szCs w:val="28"/>
                <w:lang w:eastAsia="zh-CN"/>
              </w:rPr>
            </w:rPrChange>
          </w:rPr>
          <w:delText>参与</w:delText>
        </w:r>
        <w:r w:rsidRPr="00023D2C" w:rsidDel="00910937">
          <w:rPr>
            <w:rFonts w:ascii="Times New Roman" w:hAnsi="Times New Roman" w:cs="Times New Roman"/>
            <w:color w:val="29293B"/>
            <w:sz w:val="28"/>
            <w:szCs w:val="28"/>
            <w:lang w:eastAsia="zh-CN"/>
            <w:rPrChange w:id="2229" w:author="John Patrick Mullin" w:date="2020-07-06T10:45:00Z">
              <w:rPr>
                <w:color w:val="29293B"/>
                <w:sz w:val="28"/>
                <w:szCs w:val="28"/>
                <w:lang w:eastAsia="zh-CN"/>
              </w:rPr>
            </w:rPrChange>
          </w:rPr>
          <w:delText>Mantra</w:delText>
        </w:r>
      </w:del>
      <w:ins w:id="2230" w:author="James Anderson" w:date="2020-06-29T15:17:00Z">
        <w:del w:id="2231" w:author="Nicholas Krapels" w:date="2020-08-15T13:40:00Z">
          <w:r w:rsidR="001328F8" w:rsidRPr="00023D2C" w:rsidDel="00910937">
            <w:rPr>
              <w:rFonts w:ascii="Times New Roman" w:hAnsi="Times New Roman" w:cs="Times New Roman"/>
              <w:color w:val="29293B"/>
              <w:sz w:val="28"/>
              <w:szCs w:val="28"/>
              <w:lang w:eastAsia="zh-CN"/>
              <w:rPrChange w:id="2232" w:author="John Patrick Mullin" w:date="2020-07-06T10:45:00Z">
                <w:rPr>
                  <w:color w:val="29293B"/>
                  <w:sz w:val="28"/>
                  <w:szCs w:val="28"/>
                  <w:lang w:eastAsia="zh-CN"/>
                </w:rPr>
              </w:rPrChange>
            </w:rPr>
            <w:delText>MANTRA</w:delText>
          </w:r>
        </w:del>
      </w:ins>
      <w:del w:id="2233" w:author="Nicholas Krapels" w:date="2020-08-15T13:40:00Z">
        <w:r w:rsidRPr="00023D2C" w:rsidDel="00910937">
          <w:rPr>
            <w:rFonts w:ascii="Times New Roman" w:hAnsi="Times New Roman" w:cs="Times New Roman"/>
            <w:color w:val="29293B"/>
            <w:sz w:val="28"/>
            <w:szCs w:val="28"/>
            <w:lang w:eastAsia="zh-CN"/>
            <w:rPrChange w:id="2234" w:author="John Patrick Mullin" w:date="2020-07-06T10:45:00Z">
              <w:rPr>
                <w:color w:val="29293B"/>
                <w:sz w:val="28"/>
                <w:szCs w:val="28"/>
                <w:lang w:eastAsia="zh-CN"/>
              </w:rPr>
            </w:rPrChange>
          </w:rPr>
          <w:delText>抽奖池：销毁</w:delText>
        </w:r>
        <w:r w:rsidRPr="00023D2C" w:rsidDel="00910937">
          <w:rPr>
            <w:rFonts w:ascii="Times New Roman" w:hAnsi="Times New Roman" w:cs="Times New Roman"/>
            <w:color w:val="29293B"/>
            <w:sz w:val="28"/>
            <w:szCs w:val="28"/>
            <w:lang w:eastAsia="zh-CN"/>
            <w:rPrChange w:id="2235" w:author="John Patrick Mullin" w:date="2020-07-06T10:45:00Z">
              <w:rPr>
                <w:color w:val="29293B"/>
                <w:sz w:val="28"/>
                <w:szCs w:val="28"/>
                <w:lang w:eastAsia="zh-CN"/>
              </w:rPr>
            </w:rPrChange>
          </w:rPr>
          <w:delText>1</w:delText>
        </w:r>
        <w:r w:rsidRPr="00023D2C" w:rsidDel="00910937">
          <w:rPr>
            <w:rFonts w:ascii="Times New Roman" w:hAnsi="Times New Roman" w:cs="Times New Roman"/>
            <w:color w:val="29293B"/>
            <w:sz w:val="28"/>
            <w:szCs w:val="28"/>
            <w:lang w:eastAsia="zh-CN"/>
            <w:rPrChange w:id="2236" w:author="John Patrick Mullin" w:date="2020-07-06T10:45:00Z">
              <w:rPr>
                <w:color w:val="29293B"/>
                <w:sz w:val="28"/>
                <w:szCs w:val="28"/>
                <w:lang w:eastAsia="zh-CN"/>
              </w:rPr>
            </w:rPrChange>
          </w:rPr>
          <w:delText>个</w:delText>
        </w:r>
        <w:r w:rsidRPr="00023D2C" w:rsidDel="00910937">
          <w:rPr>
            <w:rFonts w:ascii="Times New Roman" w:hAnsi="Times New Roman" w:cs="Times New Roman"/>
            <w:color w:val="29293B"/>
            <w:sz w:val="28"/>
            <w:szCs w:val="28"/>
            <w:lang w:eastAsia="zh-CN"/>
            <w:rPrChange w:id="2237" w:author="John Patrick Mullin" w:date="2020-07-06T10:45:00Z">
              <w:rPr>
                <w:color w:val="29293B"/>
                <w:sz w:val="28"/>
                <w:szCs w:val="28"/>
                <w:lang w:eastAsia="zh-CN"/>
              </w:rPr>
            </w:rPrChange>
          </w:rPr>
          <w:delText>OM</w:delText>
        </w:r>
        <w:r w:rsidRPr="00023D2C" w:rsidDel="00910937">
          <w:rPr>
            <w:rFonts w:ascii="Times New Roman" w:hAnsi="Times New Roman" w:cs="Times New Roman"/>
            <w:color w:val="29293B"/>
            <w:sz w:val="28"/>
            <w:szCs w:val="28"/>
            <w:lang w:eastAsia="zh-CN"/>
            <w:rPrChange w:id="2238" w:author="John Patrick Mullin" w:date="2020-07-06T10:45:00Z">
              <w:rPr>
                <w:color w:val="29293B"/>
                <w:sz w:val="28"/>
                <w:szCs w:val="28"/>
                <w:lang w:eastAsia="zh-CN"/>
              </w:rPr>
            </w:rPrChange>
          </w:rPr>
          <w:delText>可以获得</w:delText>
        </w:r>
        <w:r w:rsidRPr="00023D2C" w:rsidDel="00910937">
          <w:rPr>
            <w:rFonts w:ascii="Times New Roman" w:hAnsi="Times New Roman" w:cs="Times New Roman"/>
            <w:color w:val="29293B"/>
            <w:sz w:val="28"/>
            <w:szCs w:val="28"/>
            <w:lang w:eastAsia="zh-CN"/>
            <w:rPrChange w:id="2239" w:author="John Patrick Mullin" w:date="2020-07-06T10:45:00Z">
              <w:rPr>
                <w:color w:val="29293B"/>
                <w:sz w:val="28"/>
                <w:szCs w:val="28"/>
                <w:lang w:eastAsia="zh-CN"/>
              </w:rPr>
            </w:rPrChange>
          </w:rPr>
          <w:delText>1</w:delText>
        </w:r>
        <w:r w:rsidRPr="00023D2C" w:rsidDel="00910937">
          <w:rPr>
            <w:rFonts w:ascii="Times New Roman" w:hAnsi="Times New Roman" w:cs="Times New Roman"/>
            <w:color w:val="29293B"/>
            <w:sz w:val="28"/>
            <w:szCs w:val="28"/>
            <w:lang w:eastAsia="zh-CN"/>
            <w:rPrChange w:id="2240" w:author="John Patrick Mullin" w:date="2020-07-06T10:45:00Z">
              <w:rPr>
                <w:color w:val="29293B"/>
                <w:sz w:val="28"/>
                <w:szCs w:val="28"/>
                <w:lang w:eastAsia="zh-CN"/>
              </w:rPr>
            </w:rPrChange>
          </w:rPr>
          <w:delText>次抽奖机会。</w:delText>
        </w:r>
      </w:del>
    </w:p>
    <w:p w14:paraId="533D9D3F" w14:textId="30EE54D2" w:rsidR="00BC60FC" w:rsidRPr="00023D2C" w:rsidDel="00910937" w:rsidRDefault="00BC60FC">
      <w:pPr>
        <w:pStyle w:val="a"/>
        <w:rPr>
          <w:del w:id="2241" w:author="Nicholas Krapels" w:date="2020-08-15T13:40:00Z"/>
          <w:rFonts w:ascii="Times New Roman" w:hAnsi="Times New Roman" w:cs="Times New Roman"/>
          <w:lang w:eastAsia="zh-CN"/>
          <w:rPrChange w:id="2242" w:author="John Patrick Mullin" w:date="2020-07-06T10:45:00Z">
            <w:rPr>
              <w:del w:id="2243" w:author="Nicholas Krapels" w:date="2020-08-15T13:40:00Z"/>
              <w:lang w:eastAsia="zh-CN"/>
            </w:rPr>
          </w:rPrChange>
        </w:rPr>
      </w:pPr>
    </w:p>
    <w:p w14:paraId="7DC6530C" w14:textId="5D2DD79F" w:rsidR="00BC60FC" w:rsidRPr="00023D2C" w:rsidDel="00910937" w:rsidRDefault="00154AE9">
      <w:pPr>
        <w:pStyle w:val="a"/>
        <w:rPr>
          <w:del w:id="2244" w:author="Nicholas Krapels" w:date="2020-08-15T13:40:00Z"/>
          <w:rFonts w:ascii="Times New Roman" w:hAnsi="Times New Roman" w:cs="Times New Roman"/>
          <w:lang w:eastAsia="zh-CN"/>
          <w:rPrChange w:id="2245" w:author="John Patrick Mullin" w:date="2020-07-06T10:45:00Z">
            <w:rPr>
              <w:del w:id="2246" w:author="Nicholas Krapels" w:date="2020-08-15T13:40:00Z"/>
              <w:lang w:eastAsia="zh-CN"/>
            </w:rPr>
          </w:rPrChange>
        </w:rPr>
      </w:pPr>
      <w:del w:id="2247" w:author="Nicholas Krapels" w:date="2020-08-15T13:40:00Z">
        <w:r w:rsidRPr="00023D2C" w:rsidDel="00910937">
          <w:rPr>
            <w:rFonts w:ascii="Times New Roman" w:hAnsi="Times New Roman" w:cs="Times New Roman"/>
            <w:color w:val="29293B"/>
            <w:sz w:val="28"/>
            <w:szCs w:val="28"/>
            <w:lang w:eastAsia="zh-CN"/>
            <w:rPrChange w:id="2248" w:author="John Patrick Mullin" w:date="2020-07-06T10:45:00Z">
              <w:rPr>
                <w:color w:val="29293B"/>
                <w:sz w:val="28"/>
                <w:szCs w:val="28"/>
                <w:lang w:eastAsia="zh-CN"/>
              </w:rPr>
            </w:rPrChange>
          </w:rPr>
          <w:delText>与</w:delText>
        </w:r>
        <w:r w:rsidRPr="00023D2C" w:rsidDel="00910937">
          <w:rPr>
            <w:rFonts w:ascii="Times New Roman" w:hAnsi="Times New Roman" w:cs="Times New Roman"/>
            <w:color w:val="29293B"/>
            <w:sz w:val="28"/>
            <w:szCs w:val="28"/>
            <w:lang w:eastAsia="zh-CN"/>
            <w:rPrChange w:id="2249" w:author="John Patrick Mullin" w:date="2020-07-06T10:45:00Z">
              <w:rPr>
                <w:color w:val="29293B"/>
                <w:sz w:val="28"/>
                <w:szCs w:val="28"/>
                <w:lang w:eastAsia="zh-CN"/>
              </w:rPr>
            </w:rPrChange>
          </w:rPr>
          <w:delText>Mantra</w:delText>
        </w:r>
      </w:del>
      <w:ins w:id="2250" w:author="James Anderson" w:date="2020-06-29T15:17:00Z">
        <w:del w:id="2251" w:author="Nicholas Krapels" w:date="2020-08-15T13:40:00Z">
          <w:r w:rsidR="001328F8" w:rsidRPr="00023D2C" w:rsidDel="00910937">
            <w:rPr>
              <w:rFonts w:ascii="Times New Roman" w:hAnsi="Times New Roman" w:cs="Times New Roman"/>
              <w:color w:val="29293B"/>
              <w:sz w:val="28"/>
              <w:szCs w:val="28"/>
              <w:lang w:eastAsia="zh-CN"/>
              <w:rPrChange w:id="2252" w:author="John Patrick Mullin" w:date="2020-07-06T10:45:00Z">
                <w:rPr>
                  <w:color w:val="29293B"/>
                  <w:sz w:val="28"/>
                  <w:szCs w:val="28"/>
                  <w:lang w:eastAsia="zh-CN"/>
                </w:rPr>
              </w:rPrChange>
            </w:rPr>
            <w:delText>MANTRA</w:delText>
          </w:r>
        </w:del>
      </w:ins>
      <w:del w:id="2253" w:author="Nicholas Krapels" w:date="2020-08-15T13:40:00Z">
        <w:r w:rsidRPr="00023D2C" w:rsidDel="00910937">
          <w:rPr>
            <w:rFonts w:ascii="Times New Roman" w:hAnsi="Times New Roman" w:cs="Times New Roman"/>
            <w:color w:val="29293B"/>
            <w:sz w:val="28"/>
            <w:szCs w:val="28"/>
            <w:lang w:eastAsia="zh-CN"/>
            <w:rPrChange w:id="2254" w:author="John Patrick Mullin" w:date="2020-07-06T10:45:00Z">
              <w:rPr>
                <w:color w:val="29293B"/>
                <w:sz w:val="28"/>
                <w:szCs w:val="28"/>
                <w:lang w:eastAsia="zh-CN"/>
              </w:rPr>
            </w:rPrChange>
          </w:rPr>
          <w:delText>Dao</w:delText>
        </w:r>
      </w:del>
      <w:ins w:id="2255" w:author="James Anderson" w:date="2020-06-29T15:17:00Z">
        <w:del w:id="2256" w:author="Nicholas Krapels" w:date="2020-08-15T13:40:00Z">
          <w:r w:rsidR="001328F8" w:rsidRPr="00023D2C" w:rsidDel="00910937">
            <w:rPr>
              <w:rFonts w:ascii="Times New Roman" w:hAnsi="Times New Roman" w:cs="Times New Roman"/>
              <w:color w:val="29293B"/>
              <w:sz w:val="28"/>
              <w:szCs w:val="28"/>
              <w:lang w:eastAsia="zh-CN"/>
              <w:rPrChange w:id="2257" w:author="John Patrick Mullin" w:date="2020-07-06T10:45:00Z">
                <w:rPr>
                  <w:color w:val="29293B"/>
                  <w:sz w:val="28"/>
                  <w:szCs w:val="28"/>
                  <w:lang w:eastAsia="zh-CN"/>
                </w:rPr>
              </w:rPrChange>
            </w:rPr>
            <w:delText>DAO</w:delText>
          </w:r>
        </w:del>
      </w:ins>
      <w:del w:id="2258" w:author="Nicholas Krapels" w:date="2020-08-15T13:40:00Z">
        <w:r w:rsidRPr="00023D2C" w:rsidDel="00910937">
          <w:rPr>
            <w:rFonts w:ascii="Times New Roman" w:hAnsi="Times New Roman" w:cs="Times New Roman"/>
            <w:color w:val="29293B"/>
            <w:sz w:val="28"/>
            <w:szCs w:val="28"/>
            <w:lang w:eastAsia="zh-CN"/>
            <w:rPrChange w:id="2259" w:author="John Patrick Mullin" w:date="2020-07-06T10:45:00Z">
              <w:rPr>
                <w:color w:val="29293B"/>
                <w:sz w:val="28"/>
                <w:szCs w:val="28"/>
                <w:lang w:eastAsia="zh-CN"/>
              </w:rPr>
            </w:rPrChange>
          </w:rPr>
          <w:delText>平台的交互非常简单且安全。对于</w:delText>
        </w:r>
        <w:r w:rsidRPr="00023D2C" w:rsidDel="00910937">
          <w:rPr>
            <w:rFonts w:ascii="Times New Roman" w:hAnsi="Times New Roman" w:cs="Times New Roman"/>
            <w:color w:val="29293B"/>
            <w:sz w:val="28"/>
            <w:szCs w:val="28"/>
            <w:lang w:eastAsia="zh-CN"/>
            <w:rPrChange w:id="2260" w:author="John Patrick Mullin" w:date="2020-07-06T10:45:00Z">
              <w:rPr>
                <w:color w:val="29293B"/>
                <w:sz w:val="28"/>
                <w:szCs w:val="28"/>
                <w:lang w:eastAsia="zh-CN"/>
              </w:rPr>
            </w:rPrChange>
          </w:rPr>
          <w:delText>Mantra</w:delText>
        </w:r>
      </w:del>
      <w:ins w:id="2261" w:author="James Anderson" w:date="2020-06-29T15:17:00Z">
        <w:del w:id="2262" w:author="Nicholas Krapels" w:date="2020-08-15T13:40:00Z">
          <w:r w:rsidR="001328F8" w:rsidRPr="00023D2C" w:rsidDel="00910937">
            <w:rPr>
              <w:rFonts w:ascii="Times New Roman" w:hAnsi="Times New Roman" w:cs="Times New Roman"/>
              <w:color w:val="29293B"/>
              <w:sz w:val="28"/>
              <w:szCs w:val="28"/>
              <w:lang w:eastAsia="zh-CN"/>
              <w:rPrChange w:id="2263" w:author="John Patrick Mullin" w:date="2020-07-06T10:45:00Z">
                <w:rPr>
                  <w:color w:val="29293B"/>
                  <w:sz w:val="28"/>
                  <w:szCs w:val="28"/>
                  <w:lang w:eastAsia="zh-CN"/>
                </w:rPr>
              </w:rPrChange>
            </w:rPr>
            <w:delText>MANTRA</w:delText>
          </w:r>
        </w:del>
      </w:ins>
      <w:del w:id="2264" w:author="Nicholas Krapels" w:date="2020-08-15T13:40:00Z">
        <w:r w:rsidRPr="00023D2C" w:rsidDel="00910937">
          <w:rPr>
            <w:rFonts w:ascii="Times New Roman" w:hAnsi="Times New Roman" w:cs="Times New Roman"/>
            <w:color w:val="29293B"/>
            <w:sz w:val="28"/>
            <w:szCs w:val="28"/>
            <w:lang w:eastAsia="zh-CN"/>
            <w:rPrChange w:id="2265" w:author="John Patrick Mullin" w:date="2020-07-06T10:45:00Z">
              <w:rPr>
                <w:color w:val="29293B"/>
                <w:sz w:val="28"/>
                <w:szCs w:val="28"/>
                <w:lang w:eastAsia="zh-CN"/>
              </w:rPr>
            </w:rPrChange>
          </w:rPr>
          <w:delText>Dao</w:delText>
        </w:r>
      </w:del>
      <w:ins w:id="2266" w:author="James Anderson" w:date="2020-06-29T15:17:00Z">
        <w:del w:id="2267" w:author="Nicholas Krapels" w:date="2020-08-15T13:40:00Z">
          <w:r w:rsidR="001328F8" w:rsidRPr="00023D2C" w:rsidDel="00910937">
            <w:rPr>
              <w:rFonts w:ascii="Times New Roman" w:hAnsi="Times New Roman" w:cs="Times New Roman"/>
              <w:color w:val="29293B"/>
              <w:sz w:val="28"/>
              <w:szCs w:val="28"/>
              <w:lang w:eastAsia="zh-CN"/>
              <w:rPrChange w:id="2268" w:author="John Patrick Mullin" w:date="2020-07-06T10:45:00Z">
                <w:rPr>
                  <w:color w:val="29293B"/>
                  <w:sz w:val="28"/>
                  <w:szCs w:val="28"/>
                  <w:lang w:eastAsia="zh-CN"/>
                </w:rPr>
              </w:rPrChange>
            </w:rPr>
            <w:delText>DAO</w:delText>
          </w:r>
        </w:del>
      </w:ins>
      <w:del w:id="2269" w:author="Nicholas Krapels" w:date="2020-08-15T13:40:00Z">
        <w:r w:rsidRPr="00023D2C" w:rsidDel="00910937">
          <w:rPr>
            <w:rFonts w:ascii="Times New Roman" w:hAnsi="Times New Roman" w:cs="Times New Roman"/>
            <w:color w:val="29293B"/>
            <w:sz w:val="28"/>
            <w:szCs w:val="28"/>
            <w:lang w:eastAsia="zh-CN"/>
            <w:rPrChange w:id="2270" w:author="John Patrick Mullin" w:date="2020-07-06T10:45:00Z">
              <w:rPr>
                <w:color w:val="29293B"/>
                <w:sz w:val="28"/>
                <w:szCs w:val="28"/>
                <w:lang w:eastAsia="zh-CN"/>
              </w:rPr>
            </w:rPrChange>
          </w:rPr>
          <w:delText>的质押服务，用户只需指定</w:delText>
        </w:r>
        <w:r w:rsidRPr="00023D2C" w:rsidDel="00910937">
          <w:rPr>
            <w:rFonts w:ascii="Times New Roman" w:hAnsi="Times New Roman" w:cs="Times New Roman"/>
            <w:color w:val="29293B"/>
            <w:sz w:val="28"/>
            <w:szCs w:val="28"/>
            <w:lang w:eastAsia="zh-CN"/>
            <w:rPrChange w:id="2271" w:author="John Patrick Mullin" w:date="2020-07-06T10:45:00Z">
              <w:rPr>
                <w:color w:val="29293B"/>
                <w:sz w:val="28"/>
                <w:szCs w:val="28"/>
                <w:lang w:eastAsia="zh-CN"/>
              </w:rPr>
            </w:rPrChange>
          </w:rPr>
          <w:delText>/</w:delText>
        </w:r>
        <w:r w:rsidRPr="00023D2C" w:rsidDel="00910937">
          <w:rPr>
            <w:rFonts w:ascii="Times New Roman" w:hAnsi="Times New Roman" w:cs="Times New Roman"/>
            <w:color w:val="29293B"/>
            <w:sz w:val="28"/>
            <w:szCs w:val="28"/>
            <w:lang w:eastAsia="zh-CN"/>
            <w:rPrChange w:id="2272" w:author="John Patrick Mullin" w:date="2020-07-06T10:45:00Z">
              <w:rPr>
                <w:color w:val="29293B"/>
                <w:sz w:val="28"/>
                <w:szCs w:val="28"/>
                <w:lang w:eastAsia="zh-CN"/>
              </w:rPr>
            </w:rPrChange>
          </w:rPr>
          <w:delText>委托</w:delText>
        </w:r>
        <w:r w:rsidRPr="00023D2C" w:rsidDel="00910937">
          <w:rPr>
            <w:rFonts w:ascii="Times New Roman" w:hAnsi="Times New Roman" w:cs="Times New Roman"/>
            <w:color w:val="29293B"/>
            <w:sz w:val="28"/>
            <w:szCs w:val="28"/>
            <w:lang w:eastAsia="zh-CN"/>
            <w:rPrChange w:id="2273" w:author="John Patrick Mullin" w:date="2020-07-06T10:45:00Z">
              <w:rPr>
                <w:color w:val="29293B"/>
                <w:sz w:val="28"/>
                <w:szCs w:val="28"/>
                <w:lang w:eastAsia="zh-CN"/>
              </w:rPr>
            </w:rPrChange>
          </w:rPr>
          <w:delText>Mantra</w:delText>
        </w:r>
      </w:del>
      <w:ins w:id="2274" w:author="James Anderson" w:date="2020-06-29T15:17:00Z">
        <w:del w:id="2275" w:author="Nicholas Krapels" w:date="2020-08-15T13:40:00Z">
          <w:r w:rsidR="001328F8" w:rsidRPr="00023D2C" w:rsidDel="00910937">
            <w:rPr>
              <w:rFonts w:ascii="Times New Roman" w:hAnsi="Times New Roman" w:cs="Times New Roman"/>
              <w:color w:val="29293B"/>
              <w:sz w:val="28"/>
              <w:szCs w:val="28"/>
              <w:lang w:eastAsia="zh-CN"/>
              <w:rPrChange w:id="2276" w:author="John Patrick Mullin" w:date="2020-07-06T10:45:00Z">
                <w:rPr>
                  <w:color w:val="29293B"/>
                  <w:sz w:val="28"/>
                  <w:szCs w:val="28"/>
                  <w:lang w:eastAsia="zh-CN"/>
                </w:rPr>
              </w:rPrChange>
            </w:rPr>
            <w:delText>MANTRA</w:delText>
          </w:r>
        </w:del>
      </w:ins>
      <w:del w:id="2277" w:author="Nicholas Krapels" w:date="2020-08-15T13:40:00Z">
        <w:r w:rsidRPr="00023D2C" w:rsidDel="00910937">
          <w:rPr>
            <w:rFonts w:ascii="Times New Roman" w:hAnsi="Times New Roman" w:cs="Times New Roman"/>
            <w:color w:val="29293B"/>
            <w:sz w:val="28"/>
            <w:szCs w:val="28"/>
            <w:lang w:eastAsia="zh-CN"/>
            <w:rPrChange w:id="2278" w:author="John Patrick Mullin" w:date="2020-07-06T10:45:00Z">
              <w:rPr>
                <w:color w:val="29293B"/>
                <w:sz w:val="28"/>
                <w:szCs w:val="28"/>
                <w:lang w:eastAsia="zh-CN"/>
              </w:rPr>
            </w:rPrChange>
          </w:rPr>
          <w:delText>Dao</w:delText>
        </w:r>
      </w:del>
      <w:ins w:id="2279" w:author="James Anderson" w:date="2020-06-29T15:17:00Z">
        <w:del w:id="2280" w:author="Nicholas Krapels" w:date="2020-08-15T13:40:00Z">
          <w:r w:rsidR="001328F8" w:rsidRPr="00023D2C" w:rsidDel="00910937">
            <w:rPr>
              <w:rFonts w:ascii="Times New Roman" w:hAnsi="Times New Roman" w:cs="Times New Roman"/>
              <w:color w:val="29293B"/>
              <w:sz w:val="28"/>
              <w:szCs w:val="28"/>
              <w:lang w:eastAsia="zh-CN"/>
              <w:rPrChange w:id="2281" w:author="John Patrick Mullin" w:date="2020-07-06T10:45:00Z">
                <w:rPr>
                  <w:color w:val="29293B"/>
                  <w:sz w:val="28"/>
                  <w:szCs w:val="28"/>
                  <w:lang w:eastAsia="zh-CN"/>
                </w:rPr>
              </w:rPrChange>
            </w:rPr>
            <w:delText>DAO</w:delText>
          </w:r>
        </w:del>
      </w:ins>
      <w:del w:id="2282" w:author="Nicholas Krapels" w:date="2020-08-15T13:40:00Z">
        <w:r w:rsidRPr="00023D2C" w:rsidDel="00910937">
          <w:rPr>
            <w:rFonts w:ascii="Times New Roman" w:hAnsi="Times New Roman" w:cs="Times New Roman"/>
            <w:color w:val="29293B"/>
            <w:sz w:val="28"/>
            <w:szCs w:val="28"/>
            <w:lang w:eastAsia="zh-CN"/>
            <w:rPrChange w:id="2283" w:author="John Patrick Mullin" w:date="2020-07-06T10:45:00Z">
              <w:rPr>
                <w:color w:val="29293B"/>
                <w:sz w:val="28"/>
                <w:szCs w:val="28"/>
                <w:lang w:eastAsia="zh-CN"/>
              </w:rPr>
            </w:rPrChange>
          </w:rPr>
          <w:delText>高度安全的企业级节点基础设施，根据资产情况将支付用户潜在利息和</w:delText>
        </w:r>
        <w:r w:rsidRPr="00023D2C" w:rsidDel="00910937">
          <w:rPr>
            <w:rFonts w:ascii="Times New Roman" w:hAnsi="Times New Roman" w:cs="Times New Roman"/>
            <w:color w:val="29293B"/>
            <w:sz w:val="28"/>
            <w:szCs w:val="28"/>
            <w:lang w:eastAsia="zh-CN"/>
            <w:rPrChange w:id="2284" w:author="John Patrick Mullin" w:date="2020-07-06T10:45:00Z">
              <w:rPr>
                <w:color w:val="29293B"/>
                <w:sz w:val="28"/>
                <w:szCs w:val="28"/>
                <w:lang w:eastAsia="zh-CN"/>
              </w:rPr>
            </w:rPrChange>
          </w:rPr>
          <w:delText>OM</w:delText>
        </w:r>
        <w:r w:rsidRPr="00023D2C" w:rsidDel="00910937">
          <w:rPr>
            <w:rFonts w:ascii="Times New Roman" w:hAnsi="Times New Roman" w:cs="Times New Roman"/>
            <w:color w:val="29293B"/>
            <w:sz w:val="28"/>
            <w:szCs w:val="28"/>
            <w:lang w:eastAsia="zh-CN"/>
            <w:rPrChange w:id="2285" w:author="John Patrick Mullin" w:date="2020-07-06T10:45:00Z">
              <w:rPr>
                <w:color w:val="29293B"/>
                <w:sz w:val="28"/>
                <w:szCs w:val="28"/>
                <w:lang w:eastAsia="zh-CN"/>
              </w:rPr>
            </w:rPrChange>
          </w:rPr>
          <w:delText>的增强利息。同时维护用户的加密资产的保管。通过这种方式基本原则上获得</w:delText>
        </w:r>
        <w:r w:rsidRPr="00023D2C" w:rsidDel="00910937">
          <w:rPr>
            <w:rFonts w:ascii="Times New Roman" w:hAnsi="Times New Roman" w:cs="Times New Roman"/>
            <w:color w:val="29293B"/>
            <w:sz w:val="28"/>
            <w:szCs w:val="28"/>
            <w:lang w:eastAsia="zh-CN"/>
            <w:rPrChange w:id="2286" w:author="John Patrick Mullin" w:date="2020-07-06T10:45:00Z">
              <w:rPr>
                <w:color w:val="29293B"/>
                <w:sz w:val="28"/>
                <w:szCs w:val="28"/>
                <w:lang w:eastAsia="zh-CN"/>
              </w:rPr>
            </w:rPrChange>
          </w:rPr>
          <w:delText>100%</w:delText>
        </w:r>
        <w:r w:rsidRPr="00023D2C" w:rsidDel="00910937">
          <w:rPr>
            <w:rFonts w:ascii="Times New Roman" w:hAnsi="Times New Roman" w:cs="Times New Roman"/>
            <w:color w:val="29293B"/>
            <w:sz w:val="28"/>
            <w:szCs w:val="28"/>
            <w:lang w:eastAsia="zh-CN"/>
            <w:rPrChange w:id="2287" w:author="John Patrick Mullin" w:date="2020-07-06T10:45:00Z">
              <w:rPr>
                <w:color w:val="29293B"/>
                <w:sz w:val="28"/>
                <w:szCs w:val="28"/>
                <w:lang w:eastAsia="zh-CN"/>
              </w:rPr>
            </w:rPrChange>
          </w:rPr>
          <w:delText>甚至双倍的利息。</w:delText>
        </w:r>
      </w:del>
    </w:p>
    <w:p w14:paraId="3C6CF968" w14:textId="42B5E2E7" w:rsidR="00BC60FC" w:rsidRPr="00023D2C" w:rsidDel="00910937" w:rsidRDefault="00BC60FC">
      <w:pPr>
        <w:pStyle w:val="a"/>
        <w:rPr>
          <w:del w:id="2288" w:author="Nicholas Krapels" w:date="2020-08-15T13:40:00Z"/>
          <w:rFonts w:ascii="Times New Roman" w:hAnsi="Times New Roman" w:cs="Times New Roman"/>
          <w:lang w:eastAsia="zh-CN"/>
          <w:rPrChange w:id="2289" w:author="John Patrick Mullin" w:date="2020-07-06T10:45:00Z">
            <w:rPr>
              <w:del w:id="2290" w:author="Nicholas Krapels" w:date="2020-08-15T13:40:00Z"/>
              <w:lang w:eastAsia="zh-CN"/>
            </w:rPr>
          </w:rPrChange>
        </w:rPr>
      </w:pPr>
    </w:p>
    <w:p w14:paraId="3BA8E2F9" w14:textId="3D026DC8" w:rsidR="00BC60FC" w:rsidRPr="00023D2C" w:rsidDel="00910937" w:rsidRDefault="00154AE9">
      <w:pPr>
        <w:pStyle w:val="a"/>
        <w:rPr>
          <w:del w:id="2291" w:author="Nicholas Krapels" w:date="2020-08-15T13:40:00Z"/>
          <w:rFonts w:ascii="Times New Roman" w:hAnsi="Times New Roman" w:cs="Times New Roman"/>
          <w:lang w:eastAsia="zh-CN"/>
          <w:rPrChange w:id="2292" w:author="John Patrick Mullin" w:date="2020-07-06T10:45:00Z">
            <w:rPr>
              <w:del w:id="2293" w:author="Nicholas Krapels" w:date="2020-08-15T13:40:00Z"/>
              <w:lang w:eastAsia="zh-CN"/>
            </w:rPr>
          </w:rPrChange>
        </w:rPr>
      </w:pPr>
      <w:del w:id="2294" w:author="Nicholas Krapels" w:date="2020-08-15T13:40:00Z">
        <w:r w:rsidRPr="00023D2C" w:rsidDel="00910937">
          <w:rPr>
            <w:rFonts w:ascii="Times New Roman" w:hAnsi="Times New Roman" w:cs="Times New Roman"/>
            <w:b/>
            <w:color w:val="29293B"/>
            <w:sz w:val="28"/>
            <w:szCs w:val="28"/>
            <w:lang w:eastAsia="zh-CN"/>
            <w:rPrChange w:id="2295" w:author="John Patrick Mullin" w:date="2020-07-06T10:45:00Z">
              <w:rPr>
                <w:b/>
                <w:color w:val="29293B"/>
                <w:sz w:val="28"/>
                <w:szCs w:val="28"/>
                <w:lang w:eastAsia="zh-CN"/>
              </w:rPr>
            </w:rPrChange>
          </w:rPr>
          <w:delText>Karma</w:delText>
        </w:r>
        <w:r w:rsidRPr="00023D2C" w:rsidDel="00910937">
          <w:rPr>
            <w:rFonts w:ascii="Times New Roman" w:hAnsi="Times New Roman" w:cs="Times New Roman"/>
            <w:b/>
            <w:color w:val="29293B"/>
            <w:sz w:val="28"/>
            <w:szCs w:val="28"/>
            <w:lang w:eastAsia="zh-CN"/>
            <w:rPrChange w:id="2296" w:author="John Patrick Mullin" w:date="2020-07-06T10:45:00Z">
              <w:rPr>
                <w:b/>
                <w:color w:val="29293B"/>
                <w:sz w:val="28"/>
                <w:szCs w:val="28"/>
                <w:lang w:eastAsia="zh-CN"/>
              </w:rPr>
            </w:rPrChange>
          </w:rPr>
          <w:delText>协议是一种信誉机制，旨在奖励用户对生态系统的贡献。它类似于传统金融中的信用评分。</w:delText>
        </w:r>
      </w:del>
    </w:p>
    <w:p w14:paraId="59183C47" w14:textId="213A54F2" w:rsidR="00BC60FC" w:rsidRPr="00023D2C" w:rsidDel="00910937" w:rsidRDefault="00BC60FC">
      <w:pPr>
        <w:pStyle w:val="a"/>
        <w:rPr>
          <w:del w:id="2297" w:author="Nicholas Krapels" w:date="2020-08-15T13:40:00Z"/>
          <w:rFonts w:ascii="Times New Roman" w:hAnsi="Times New Roman" w:cs="Times New Roman"/>
          <w:lang w:eastAsia="zh-CN"/>
          <w:rPrChange w:id="2298" w:author="John Patrick Mullin" w:date="2020-07-06T10:45:00Z">
            <w:rPr>
              <w:del w:id="2299" w:author="Nicholas Krapels" w:date="2020-08-15T13:40:00Z"/>
              <w:lang w:eastAsia="zh-CN"/>
            </w:rPr>
          </w:rPrChange>
        </w:rPr>
      </w:pPr>
    </w:p>
    <w:p w14:paraId="11CD571F" w14:textId="4D3F400C" w:rsidR="00BC60FC" w:rsidRPr="00023D2C" w:rsidDel="00910937" w:rsidRDefault="00154AE9">
      <w:pPr>
        <w:pStyle w:val="a"/>
        <w:rPr>
          <w:del w:id="2300" w:author="Nicholas Krapels" w:date="2020-08-15T13:40:00Z"/>
          <w:rFonts w:ascii="Times New Roman" w:hAnsi="Times New Roman" w:cs="Times New Roman"/>
          <w:lang w:eastAsia="zh-CN"/>
          <w:rPrChange w:id="2301" w:author="John Patrick Mullin" w:date="2020-07-06T10:45:00Z">
            <w:rPr>
              <w:del w:id="2302" w:author="Nicholas Krapels" w:date="2020-08-15T13:40:00Z"/>
              <w:lang w:eastAsia="zh-CN"/>
            </w:rPr>
          </w:rPrChange>
        </w:rPr>
      </w:pPr>
      <w:del w:id="2303" w:author="Nicholas Krapels" w:date="2020-08-15T13:40:00Z">
        <w:r w:rsidRPr="00023D2C" w:rsidDel="00910937">
          <w:rPr>
            <w:rFonts w:ascii="Times New Roman" w:hAnsi="Times New Roman" w:cs="Times New Roman"/>
            <w:color w:val="29293B"/>
            <w:sz w:val="28"/>
            <w:szCs w:val="28"/>
            <w:lang w:eastAsia="zh-CN"/>
            <w:rPrChange w:id="2304" w:author="John Patrick Mullin" w:date="2020-07-06T10:45:00Z">
              <w:rPr>
                <w:color w:val="29293B"/>
                <w:sz w:val="28"/>
                <w:szCs w:val="28"/>
                <w:lang w:eastAsia="zh-CN"/>
              </w:rPr>
            </w:rPrChange>
          </w:rPr>
          <w:delText>用户可以通过支持生态系统获得</w:delText>
        </w:r>
        <w:r w:rsidRPr="00023D2C" w:rsidDel="00910937">
          <w:rPr>
            <w:rFonts w:ascii="Times New Roman" w:hAnsi="Times New Roman" w:cs="Times New Roman"/>
            <w:color w:val="29293B"/>
            <w:sz w:val="28"/>
            <w:szCs w:val="28"/>
            <w:lang w:eastAsia="zh-CN"/>
            <w:rPrChange w:id="2305" w:author="John Patrick Mullin" w:date="2020-07-06T10:45:00Z">
              <w:rPr>
                <w:color w:val="29293B"/>
                <w:sz w:val="28"/>
                <w:szCs w:val="28"/>
                <w:lang w:eastAsia="zh-CN"/>
              </w:rPr>
            </w:rPrChange>
          </w:rPr>
          <w:delText>Karma</w:delText>
        </w:r>
      </w:del>
    </w:p>
    <w:p w14:paraId="0D940640" w14:textId="6FF8DDF8" w:rsidR="00BC60FC" w:rsidRPr="00023D2C" w:rsidDel="00910937" w:rsidRDefault="00154AE9">
      <w:pPr>
        <w:pStyle w:val="a"/>
        <w:numPr>
          <w:ilvl w:val="0"/>
          <w:numId w:val="23"/>
        </w:numPr>
        <w:rPr>
          <w:del w:id="2306" w:author="Nicholas Krapels" w:date="2020-08-15T13:40:00Z"/>
          <w:rFonts w:ascii="Times New Roman" w:hAnsi="Times New Roman" w:cs="Times New Roman"/>
          <w:color w:val="29293B"/>
          <w:rPrChange w:id="2307" w:author="John Patrick Mullin" w:date="2020-07-06T10:45:00Z">
            <w:rPr>
              <w:del w:id="2308" w:author="Nicholas Krapels" w:date="2020-08-15T13:40:00Z"/>
              <w:color w:val="29293B"/>
            </w:rPr>
          </w:rPrChange>
        </w:rPr>
      </w:pPr>
      <w:del w:id="2309" w:author="Nicholas Krapels" w:date="2020-08-15T13:40:00Z">
        <w:r w:rsidRPr="00023D2C" w:rsidDel="00910937">
          <w:rPr>
            <w:rFonts w:ascii="Times New Roman" w:hAnsi="Times New Roman" w:cs="Times New Roman"/>
            <w:color w:val="29293B"/>
            <w:sz w:val="28"/>
            <w:szCs w:val="28"/>
            <w:rPrChange w:id="2310" w:author="John Patrick Mullin" w:date="2020-07-06T10:45:00Z">
              <w:rPr>
                <w:color w:val="29293B"/>
                <w:sz w:val="28"/>
                <w:szCs w:val="28"/>
              </w:rPr>
            </w:rPrChange>
          </w:rPr>
          <w:delText>质押</w:delText>
        </w:r>
        <w:r w:rsidRPr="00023D2C" w:rsidDel="00910937">
          <w:rPr>
            <w:rFonts w:ascii="Times New Roman" w:hAnsi="Times New Roman" w:cs="Times New Roman"/>
            <w:color w:val="29293B"/>
            <w:sz w:val="28"/>
            <w:szCs w:val="28"/>
            <w:rPrChange w:id="2311" w:author="John Patrick Mullin" w:date="2020-07-06T10:45:00Z">
              <w:rPr>
                <w:color w:val="29293B"/>
                <w:sz w:val="28"/>
                <w:szCs w:val="28"/>
              </w:rPr>
            </w:rPrChange>
          </w:rPr>
          <w:delText xml:space="preserve"> OM </w:delText>
        </w:r>
        <w:r w:rsidRPr="00023D2C" w:rsidDel="00910937">
          <w:rPr>
            <w:rFonts w:ascii="Times New Roman" w:hAnsi="Times New Roman" w:cs="Times New Roman"/>
            <w:color w:val="29293B"/>
            <w:sz w:val="28"/>
            <w:szCs w:val="28"/>
            <w:rPrChange w:id="2312" w:author="John Patrick Mullin" w:date="2020-07-06T10:45:00Z">
              <w:rPr>
                <w:color w:val="29293B"/>
                <w:sz w:val="28"/>
                <w:szCs w:val="28"/>
              </w:rPr>
            </w:rPrChange>
          </w:rPr>
          <w:delText>代币</w:delText>
        </w:r>
      </w:del>
    </w:p>
    <w:p w14:paraId="02C06B64" w14:textId="72BDCEBC" w:rsidR="00BC60FC" w:rsidRPr="00023D2C" w:rsidDel="00910937" w:rsidRDefault="00154AE9">
      <w:pPr>
        <w:pStyle w:val="a"/>
        <w:numPr>
          <w:ilvl w:val="0"/>
          <w:numId w:val="24"/>
        </w:numPr>
        <w:rPr>
          <w:del w:id="2313" w:author="Nicholas Krapels" w:date="2020-08-15T13:40:00Z"/>
          <w:rFonts w:ascii="Times New Roman" w:hAnsi="Times New Roman" w:cs="Times New Roman"/>
          <w:color w:val="29293B"/>
          <w:rPrChange w:id="2314" w:author="John Patrick Mullin" w:date="2020-07-06T10:45:00Z">
            <w:rPr>
              <w:del w:id="2315" w:author="Nicholas Krapels" w:date="2020-08-15T13:40:00Z"/>
              <w:color w:val="29293B"/>
            </w:rPr>
          </w:rPrChange>
        </w:rPr>
      </w:pPr>
      <w:del w:id="2316" w:author="Nicholas Krapels" w:date="2020-08-15T13:40:00Z">
        <w:r w:rsidRPr="00023D2C" w:rsidDel="00910937">
          <w:rPr>
            <w:rFonts w:ascii="Times New Roman" w:hAnsi="Times New Roman" w:cs="Times New Roman"/>
            <w:color w:val="29293B"/>
            <w:sz w:val="28"/>
            <w:szCs w:val="28"/>
            <w:rPrChange w:id="2317" w:author="John Patrick Mullin" w:date="2020-07-06T10:45:00Z">
              <w:rPr>
                <w:color w:val="29293B"/>
                <w:sz w:val="28"/>
                <w:szCs w:val="28"/>
              </w:rPr>
            </w:rPrChange>
          </w:rPr>
          <w:delText>借出和偿还贷款</w:delText>
        </w:r>
      </w:del>
    </w:p>
    <w:p w14:paraId="2AE4A044" w14:textId="0085D125" w:rsidR="00BC60FC" w:rsidRPr="00023D2C" w:rsidDel="00910937" w:rsidRDefault="00154AE9">
      <w:pPr>
        <w:pStyle w:val="a"/>
        <w:numPr>
          <w:ilvl w:val="0"/>
          <w:numId w:val="25"/>
        </w:numPr>
        <w:rPr>
          <w:del w:id="2318" w:author="Nicholas Krapels" w:date="2020-08-15T13:40:00Z"/>
          <w:rFonts w:ascii="Times New Roman" w:hAnsi="Times New Roman" w:cs="Times New Roman"/>
          <w:color w:val="29293B"/>
          <w:rPrChange w:id="2319" w:author="John Patrick Mullin" w:date="2020-07-06T10:45:00Z">
            <w:rPr>
              <w:del w:id="2320" w:author="Nicholas Krapels" w:date="2020-08-15T13:40:00Z"/>
              <w:color w:val="29293B"/>
            </w:rPr>
          </w:rPrChange>
        </w:rPr>
      </w:pPr>
      <w:del w:id="2321" w:author="Nicholas Krapels" w:date="2020-08-15T13:40:00Z">
        <w:r w:rsidRPr="00023D2C" w:rsidDel="00910937">
          <w:rPr>
            <w:rFonts w:ascii="Times New Roman" w:hAnsi="Times New Roman" w:cs="Times New Roman"/>
            <w:color w:val="29293B"/>
            <w:sz w:val="28"/>
            <w:szCs w:val="28"/>
            <w:rPrChange w:id="2322" w:author="John Patrick Mullin" w:date="2020-07-06T10:45:00Z">
              <w:rPr>
                <w:color w:val="29293B"/>
                <w:sz w:val="28"/>
                <w:szCs w:val="28"/>
              </w:rPr>
            </w:rPrChange>
          </w:rPr>
          <w:delText>提案与投票提案</w:delText>
        </w:r>
      </w:del>
    </w:p>
    <w:p w14:paraId="1FE50861" w14:textId="3B0CDD0C" w:rsidR="00BC60FC" w:rsidRPr="00023D2C" w:rsidDel="00910937" w:rsidRDefault="00154AE9">
      <w:pPr>
        <w:pStyle w:val="a"/>
        <w:numPr>
          <w:ilvl w:val="0"/>
          <w:numId w:val="26"/>
        </w:numPr>
        <w:rPr>
          <w:del w:id="2323" w:author="Nicholas Krapels" w:date="2020-08-15T13:40:00Z"/>
          <w:rFonts w:ascii="Times New Roman" w:hAnsi="Times New Roman" w:cs="Times New Roman"/>
          <w:color w:val="29293B"/>
          <w:rPrChange w:id="2324" w:author="John Patrick Mullin" w:date="2020-07-06T10:45:00Z">
            <w:rPr>
              <w:del w:id="2325" w:author="Nicholas Krapels" w:date="2020-08-15T13:40:00Z"/>
              <w:color w:val="29293B"/>
            </w:rPr>
          </w:rPrChange>
        </w:rPr>
      </w:pPr>
      <w:del w:id="2326" w:author="Nicholas Krapels" w:date="2020-08-15T13:40:00Z">
        <w:r w:rsidRPr="00023D2C" w:rsidDel="00910937">
          <w:rPr>
            <w:rFonts w:ascii="Times New Roman" w:hAnsi="Times New Roman" w:cs="Times New Roman"/>
            <w:color w:val="29293B"/>
            <w:sz w:val="28"/>
            <w:szCs w:val="28"/>
            <w:rPrChange w:id="2327" w:author="John Patrick Mullin" w:date="2020-07-06T10:45:00Z">
              <w:rPr>
                <w:color w:val="29293B"/>
                <w:sz w:val="28"/>
                <w:szCs w:val="28"/>
              </w:rPr>
            </w:rPrChange>
          </w:rPr>
          <w:delText>加入</w:delText>
        </w:r>
        <w:r w:rsidRPr="00023D2C" w:rsidDel="00910937">
          <w:rPr>
            <w:rFonts w:ascii="Times New Roman" w:hAnsi="Times New Roman" w:cs="Times New Roman"/>
            <w:color w:val="29293B"/>
            <w:sz w:val="28"/>
            <w:szCs w:val="28"/>
            <w:rPrChange w:id="2328" w:author="John Patrick Mullin" w:date="2020-07-06T10:45:00Z">
              <w:rPr>
                <w:color w:val="29293B"/>
                <w:sz w:val="28"/>
                <w:szCs w:val="28"/>
              </w:rPr>
            </w:rPrChange>
          </w:rPr>
          <w:delText>Mantra</w:delText>
        </w:r>
      </w:del>
      <w:ins w:id="2329" w:author="James Anderson" w:date="2020-06-29T15:17:00Z">
        <w:del w:id="2330" w:author="Nicholas Krapels" w:date="2020-08-15T13:40:00Z">
          <w:r w:rsidR="001328F8" w:rsidRPr="00023D2C" w:rsidDel="00910937">
            <w:rPr>
              <w:rFonts w:ascii="Times New Roman" w:hAnsi="Times New Roman" w:cs="Times New Roman"/>
              <w:color w:val="29293B"/>
              <w:sz w:val="28"/>
              <w:szCs w:val="28"/>
              <w:rPrChange w:id="2331" w:author="John Patrick Mullin" w:date="2020-07-06T10:45:00Z">
                <w:rPr>
                  <w:color w:val="29293B"/>
                  <w:sz w:val="28"/>
                  <w:szCs w:val="28"/>
                </w:rPr>
              </w:rPrChange>
            </w:rPr>
            <w:delText>MANTRA</w:delText>
          </w:r>
        </w:del>
      </w:ins>
      <w:del w:id="2332" w:author="Nicholas Krapels" w:date="2020-08-15T13:40:00Z">
        <w:r w:rsidRPr="00023D2C" w:rsidDel="00910937">
          <w:rPr>
            <w:rFonts w:ascii="Times New Roman" w:hAnsi="Times New Roman" w:cs="Times New Roman"/>
            <w:color w:val="29293B"/>
            <w:sz w:val="28"/>
            <w:szCs w:val="28"/>
            <w:rPrChange w:id="2333" w:author="John Patrick Mullin" w:date="2020-07-06T10:45:00Z">
              <w:rPr>
                <w:color w:val="29293B"/>
                <w:sz w:val="28"/>
                <w:szCs w:val="28"/>
              </w:rPr>
            </w:rPrChange>
          </w:rPr>
          <w:delText>抽奖池</w:delText>
        </w:r>
      </w:del>
    </w:p>
    <w:p w14:paraId="307F3A25" w14:textId="5A0877D0" w:rsidR="00BC60FC" w:rsidRPr="00023D2C" w:rsidDel="00910937" w:rsidRDefault="00154AE9">
      <w:pPr>
        <w:pStyle w:val="a"/>
        <w:numPr>
          <w:ilvl w:val="0"/>
          <w:numId w:val="27"/>
        </w:numPr>
        <w:rPr>
          <w:del w:id="2334" w:author="Nicholas Krapels" w:date="2020-08-15T13:40:00Z"/>
          <w:rFonts w:ascii="Times New Roman" w:hAnsi="Times New Roman" w:cs="Times New Roman"/>
          <w:color w:val="29293B"/>
          <w:rPrChange w:id="2335" w:author="John Patrick Mullin" w:date="2020-07-06T10:45:00Z">
            <w:rPr>
              <w:del w:id="2336" w:author="Nicholas Krapels" w:date="2020-08-15T13:40:00Z"/>
              <w:color w:val="29293B"/>
            </w:rPr>
          </w:rPrChange>
        </w:rPr>
      </w:pPr>
      <w:del w:id="2337" w:author="Nicholas Krapels" w:date="2020-08-15T13:40:00Z">
        <w:r w:rsidRPr="00023D2C" w:rsidDel="00910937">
          <w:rPr>
            <w:rFonts w:ascii="Times New Roman" w:hAnsi="Times New Roman" w:cs="Times New Roman"/>
            <w:color w:val="29293B"/>
            <w:sz w:val="28"/>
            <w:szCs w:val="28"/>
            <w:rPrChange w:id="2338" w:author="John Patrick Mullin" w:date="2020-07-06T10:45:00Z">
              <w:rPr>
                <w:color w:val="29293B"/>
                <w:sz w:val="28"/>
                <w:szCs w:val="28"/>
              </w:rPr>
            </w:rPrChange>
          </w:rPr>
          <w:delText>推荐和搭建社群</w:delText>
        </w:r>
      </w:del>
    </w:p>
    <w:p w14:paraId="1BE66D2B" w14:textId="3D16388E" w:rsidR="00BC60FC" w:rsidRPr="00023D2C" w:rsidDel="00910937" w:rsidRDefault="00154AE9">
      <w:pPr>
        <w:pStyle w:val="a"/>
        <w:numPr>
          <w:ilvl w:val="0"/>
          <w:numId w:val="28"/>
        </w:numPr>
        <w:rPr>
          <w:del w:id="2339" w:author="Nicholas Krapels" w:date="2020-08-15T13:40:00Z"/>
          <w:rFonts w:ascii="Times New Roman" w:hAnsi="Times New Roman" w:cs="Times New Roman"/>
          <w:color w:val="29293B"/>
          <w:rPrChange w:id="2340" w:author="John Patrick Mullin" w:date="2020-07-06T10:45:00Z">
            <w:rPr>
              <w:del w:id="2341" w:author="Nicholas Krapels" w:date="2020-08-15T13:40:00Z"/>
              <w:color w:val="29293B"/>
            </w:rPr>
          </w:rPrChange>
        </w:rPr>
      </w:pPr>
      <w:del w:id="2342" w:author="Nicholas Krapels" w:date="2020-08-15T13:40:00Z">
        <w:r w:rsidRPr="00023D2C" w:rsidDel="00910937">
          <w:rPr>
            <w:rFonts w:ascii="Times New Roman" w:hAnsi="Times New Roman" w:cs="Times New Roman"/>
            <w:color w:val="29293B"/>
            <w:sz w:val="28"/>
            <w:szCs w:val="28"/>
            <w:rPrChange w:id="2343" w:author="John Patrick Mullin" w:date="2020-07-06T10:45:00Z">
              <w:rPr>
                <w:color w:val="29293B"/>
                <w:sz w:val="28"/>
                <w:szCs w:val="28"/>
              </w:rPr>
            </w:rPrChange>
          </w:rPr>
          <w:delText>获取补助</w:delText>
        </w:r>
      </w:del>
    </w:p>
    <w:p w14:paraId="71F6C849" w14:textId="2C9DA2FF" w:rsidR="00BC60FC" w:rsidRPr="00023D2C" w:rsidDel="00910937" w:rsidRDefault="00154AE9">
      <w:pPr>
        <w:pStyle w:val="a"/>
        <w:numPr>
          <w:ilvl w:val="0"/>
          <w:numId w:val="29"/>
        </w:numPr>
        <w:rPr>
          <w:del w:id="2344" w:author="Nicholas Krapels" w:date="2020-08-15T13:40:00Z"/>
          <w:rFonts w:ascii="Times New Roman" w:hAnsi="Times New Roman" w:cs="Times New Roman"/>
          <w:color w:val="29293B"/>
          <w:rPrChange w:id="2345" w:author="John Patrick Mullin" w:date="2020-07-06T10:45:00Z">
            <w:rPr>
              <w:del w:id="2346" w:author="Nicholas Krapels" w:date="2020-08-15T13:40:00Z"/>
              <w:color w:val="29293B"/>
            </w:rPr>
          </w:rPrChange>
        </w:rPr>
      </w:pPr>
      <w:del w:id="2347" w:author="Nicholas Krapels" w:date="2020-08-15T13:40:00Z">
        <w:r w:rsidRPr="00023D2C" w:rsidDel="00910937">
          <w:rPr>
            <w:rFonts w:ascii="Times New Roman" w:hAnsi="Times New Roman" w:cs="Times New Roman"/>
            <w:color w:val="29293B"/>
            <w:sz w:val="28"/>
            <w:szCs w:val="28"/>
            <w:rPrChange w:id="2348" w:author="John Patrick Mullin" w:date="2020-07-06T10:45:00Z">
              <w:rPr>
                <w:color w:val="29293B"/>
                <w:sz w:val="28"/>
                <w:szCs w:val="28"/>
              </w:rPr>
            </w:rPrChange>
          </w:rPr>
          <w:delText>等等</w:delText>
        </w:r>
      </w:del>
    </w:p>
    <w:p w14:paraId="236E852B" w14:textId="3682DA24" w:rsidR="00BC60FC" w:rsidRPr="00023D2C" w:rsidDel="00910937" w:rsidRDefault="00BC60FC">
      <w:pPr>
        <w:pStyle w:val="a"/>
        <w:rPr>
          <w:del w:id="2349" w:author="Nicholas Krapels" w:date="2020-08-15T13:40:00Z"/>
          <w:rFonts w:ascii="Times New Roman" w:hAnsi="Times New Roman" w:cs="Times New Roman"/>
          <w:rPrChange w:id="2350" w:author="John Patrick Mullin" w:date="2020-07-06T10:45:00Z">
            <w:rPr>
              <w:del w:id="2351" w:author="Nicholas Krapels" w:date="2020-08-15T13:40:00Z"/>
            </w:rPr>
          </w:rPrChange>
        </w:rPr>
      </w:pPr>
    </w:p>
    <w:p w14:paraId="61F784C8" w14:textId="24D56BDC" w:rsidR="00BC60FC" w:rsidRPr="00023D2C" w:rsidDel="00910937" w:rsidRDefault="00154AE9">
      <w:pPr>
        <w:pStyle w:val="a"/>
        <w:rPr>
          <w:del w:id="2352" w:author="Nicholas Krapels" w:date="2020-08-15T13:40:00Z"/>
          <w:rFonts w:ascii="Times New Roman" w:hAnsi="Times New Roman" w:cs="Times New Roman"/>
          <w:lang w:eastAsia="zh-CN"/>
          <w:rPrChange w:id="2353" w:author="John Patrick Mullin" w:date="2020-07-06T10:45:00Z">
            <w:rPr>
              <w:del w:id="2354" w:author="Nicholas Krapels" w:date="2020-08-15T13:40:00Z"/>
              <w:lang w:eastAsia="zh-CN"/>
            </w:rPr>
          </w:rPrChange>
        </w:rPr>
      </w:pPr>
      <w:del w:id="2355" w:author="Nicholas Krapels" w:date="2020-08-15T13:40:00Z">
        <w:r w:rsidRPr="00023D2C" w:rsidDel="00910937">
          <w:rPr>
            <w:rFonts w:ascii="Times New Roman" w:hAnsi="Times New Roman" w:cs="Times New Roman"/>
            <w:color w:val="29293B"/>
            <w:sz w:val="28"/>
            <w:szCs w:val="28"/>
            <w:lang w:eastAsia="zh-CN"/>
            <w:rPrChange w:id="2356" w:author="John Patrick Mullin" w:date="2020-07-06T10:45:00Z">
              <w:rPr>
                <w:color w:val="29293B"/>
                <w:sz w:val="28"/>
                <w:szCs w:val="28"/>
                <w:lang w:eastAsia="zh-CN"/>
              </w:rPr>
            </w:rPrChange>
          </w:rPr>
          <w:delText>用户具有高</w:delText>
        </w:r>
        <w:r w:rsidRPr="00023D2C" w:rsidDel="00910937">
          <w:rPr>
            <w:rFonts w:ascii="Times New Roman" w:hAnsi="Times New Roman" w:cs="Times New Roman"/>
            <w:color w:val="29293B"/>
            <w:sz w:val="28"/>
            <w:szCs w:val="28"/>
            <w:lang w:eastAsia="zh-CN"/>
            <w:rPrChange w:id="2357" w:author="John Patrick Mullin" w:date="2020-07-06T10:45:00Z">
              <w:rPr>
                <w:color w:val="29293B"/>
                <w:sz w:val="28"/>
                <w:szCs w:val="28"/>
                <w:lang w:eastAsia="zh-CN"/>
              </w:rPr>
            </w:rPrChange>
          </w:rPr>
          <w:delText>Karma</w:delText>
        </w:r>
        <w:r w:rsidRPr="00023D2C" w:rsidDel="00910937">
          <w:rPr>
            <w:rFonts w:ascii="Times New Roman" w:hAnsi="Times New Roman" w:cs="Times New Roman"/>
            <w:color w:val="29293B"/>
            <w:sz w:val="28"/>
            <w:szCs w:val="28"/>
            <w:lang w:eastAsia="zh-CN"/>
            <w:rPrChange w:id="2358" w:author="John Patrick Mullin" w:date="2020-07-06T10:45:00Z">
              <w:rPr>
                <w:color w:val="29293B"/>
                <w:sz w:val="28"/>
                <w:szCs w:val="28"/>
                <w:lang w:eastAsia="zh-CN"/>
              </w:rPr>
            </w:rPrChange>
          </w:rPr>
          <w:delText>可以获得各种福利，例如：</w:delText>
        </w:r>
      </w:del>
    </w:p>
    <w:p w14:paraId="6FADD567" w14:textId="37857B3A" w:rsidR="00BC60FC" w:rsidRPr="00023D2C" w:rsidDel="00910937" w:rsidRDefault="00154AE9">
      <w:pPr>
        <w:pStyle w:val="a"/>
        <w:numPr>
          <w:ilvl w:val="0"/>
          <w:numId w:val="30"/>
        </w:numPr>
        <w:rPr>
          <w:del w:id="2359" w:author="Nicholas Krapels" w:date="2020-08-15T13:40:00Z"/>
          <w:rFonts w:ascii="Times New Roman" w:hAnsi="Times New Roman" w:cs="Times New Roman"/>
          <w:color w:val="29293B"/>
          <w:rPrChange w:id="2360" w:author="John Patrick Mullin" w:date="2020-07-06T10:45:00Z">
            <w:rPr>
              <w:del w:id="2361" w:author="Nicholas Krapels" w:date="2020-08-15T13:40:00Z"/>
              <w:color w:val="29293B"/>
            </w:rPr>
          </w:rPrChange>
        </w:rPr>
      </w:pPr>
      <w:del w:id="2362" w:author="Nicholas Krapels" w:date="2020-08-15T13:40:00Z">
        <w:r w:rsidRPr="00023D2C" w:rsidDel="00910937">
          <w:rPr>
            <w:rFonts w:ascii="Times New Roman" w:hAnsi="Times New Roman" w:cs="Times New Roman"/>
            <w:color w:val="29293B"/>
            <w:sz w:val="28"/>
            <w:szCs w:val="28"/>
            <w:rPrChange w:id="2363" w:author="John Patrick Mullin" w:date="2020-07-06T10:45:00Z">
              <w:rPr>
                <w:color w:val="29293B"/>
                <w:sz w:val="28"/>
                <w:szCs w:val="28"/>
              </w:rPr>
            </w:rPrChange>
          </w:rPr>
          <w:delText>增加</w:delText>
        </w:r>
        <w:r w:rsidRPr="00023D2C" w:rsidDel="00910937">
          <w:rPr>
            <w:rFonts w:ascii="Times New Roman" w:hAnsi="Times New Roman" w:cs="Times New Roman"/>
            <w:color w:val="29293B"/>
            <w:sz w:val="28"/>
            <w:szCs w:val="28"/>
            <w:rPrChange w:id="2364" w:author="John Patrick Mullin" w:date="2020-07-06T10:45:00Z">
              <w:rPr>
                <w:color w:val="29293B"/>
                <w:sz w:val="28"/>
                <w:szCs w:val="28"/>
              </w:rPr>
            </w:rPrChange>
          </w:rPr>
          <w:delText>OM</w:delText>
        </w:r>
        <w:r w:rsidRPr="00023D2C" w:rsidDel="00910937">
          <w:rPr>
            <w:rFonts w:ascii="Times New Roman" w:hAnsi="Times New Roman" w:cs="Times New Roman"/>
            <w:color w:val="29293B"/>
            <w:sz w:val="28"/>
            <w:szCs w:val="28"/>
            <w:rPrChange w:id="2365" w:author="John Patrick Mullin" w:date="2020-07-06T10:45:00Z">
              <w:rPr>
                <w:color w:val="29293B"/>
                <w:sz w:val="28"/>
                <w:szCs w:val="28"/>
              </w:rPr>
            </w:rPrChange>
          </w:rPr>
          <w:delText>质押奖励</w:delText>
        </w:r>
      </w:del>
    </w:p>
    <w:p w14:paraId="7AE0CE12" w14:textId="099D798A" w:rsidR="00BC60FC" w:rsidRPr="00023D2C" w:rsidDel="00910937" w:rsidRDefault="00154AE9">
      <w:pPr>
        <w:pStyle w:val="a"/>
        <w:numPr>
          <w:ilvl w:val="0"/>
          <w:numId w:val="31"/>
        </w:numPr>
        <w:rPr>
          <w:del w:id="2366" w:author="Nicholas Krapels" w:date="2020-08-15T13:40:00Z"/>
          <w:rFonts w:ascii="Times New Roman" w:hAnsi="Times New Roman" w:cs="Times New Roman"/>
          <w:color w:val="29293B"/>
          <w:rPrChange w:id="2367" w:author="John Patrick Mullin" w:date="2020-07-06T10:45:00Z">
            <w:rPr>
              <w:del w:id="2368" w:author="Nicholas Krapels" w:date="2020-08-15T13:40:00Z"/>
              <w:color w:val="29293B"/>
            </w:rPr>
          </w:rPrChange>
        </w:rPr>
      </w:pPr>
      <w:del w:id="2369" w:author="Nicholas Krapels" w:date="2020-08-15T13:40:00Z">
        <w:r w:rsidRPr="00023D2C" w:rsidDel="00910937">
          <w:rPr>
            <w:rFonts w:ascii="Times New Roman" w:hAnsi="Times New Roman" w:cs="Times New Roman"/>
            <w:color w:val="29293B"/>
            <w:sz w:val="28"/>
            <w:szCs w:val="28"/>
            <w:rPrChange w:id="2370" w:author="John Patrick Mullin" w:date="2020-07-06T10:45:00Z">
              <w:rPr>
                <w:color w:val="29293B"/>
                <w:sz w:val="28"/>
                <w:szCs w:val="28"/>
              </w:rPr>
            </w:rPrChange>
          </w:rPr>
          <w:delText>减少质押费</w:delText>
        </w:r>
      </w:del>
    </w:p>
    <w:p w14:paraId="1D4E79E8" w14:textId="4FD110D9" w:rsidR="00BC60FC" w:rsidRPr="00023D2C" w:rsidDel="00910937" w:rsidRDefault="00154AE9">
      <w:pPr>
        <w:pStyle w:val="a"/>
        <w:numPr>
          <w:ilvl w:val="0"/>
          <w:numId w:val="32"/>
        </w:numPr>
        <w:rPr>
          <w:del w:id="2371" w:author="Nicholas Krapels" w:date="2020-08-15T13:40:00Z"/>
          <w:rFonts w:ascii="Times New Roman" w:hAnsi="Times New Roman" w:cs="Times New Roman"/>
          <w:color w:val="29293B"/>
          <w:lang w:eastAsia="zh-CN"/>
          <w:rPrChange w:id="2372" w:author="John Patrick Mullin" w:date="2020-07-06T10:45:00Z">
            <w:rPr>
              <w:del w:id="2373" w:author="Nicholas Krapels" w:date="2020-08-15T13:40:00Z"/>
              <w:color w:val="29293B"/>
              <w:lang w:eastAsia="zh-CN"/>
            </w:rPr>
          </w:rPrChange>
        </w:rPr>
      </w:pPr>
      <w:del w:id="2374" w:author="Nicholas Krapels" w:date="2020-08-15T13:40:00Z">
        <w:r w:rsidRPr="00023D2C" w:rsidDel="00910937">
          <w:rPr>
            <w:rFonts w:ascii="Times New Roman" w:hAnsi="Times New Roman" w:cs="Times New Roman"/>
            <w:color w:val="29293B"/>
            <w:sz w:val="28"/>
            <w:szCs w:val="28"/>
            <w:lang w:eastAsia="zh-CN"/>
            <w:rPrChange w:id="2375" w:author="John Patrick Mullin" w:date="2020-07-06T10:45:00Z">
              <w:rPr>
                <w:color w:val="29293B"/>
                <w:sz w:val="28"/>
                <w:szCs w:val="28"/>
                <w:lang w:eastAsia="zh-CN"/>
              </w:rPr>
            </w:rPrChange>
          </w:rPr>
          <w:delText>免费访问</w:delText>
        </w:r>
        <w:r w:rsidRPr="00023D2C" w:rsidDel="00910937">
          <w:rPr>
            <w:rFonts w:ascii="Times New Roman" w:hAnsi="Times New Roman" w:cs="Times New Roman"/>
            <w:color w:val="29293B"/>
            <w:sz w:val="28"/>
            <w:szCs w:val="28"/>
            <w:lang w:eastAsia="zh-CN"/>
            <w:rPrChange w:id="2376" w:author="John Patrick Mullin" w:date="2020-07-06T10:45:00Z">
              <w:rPr>
                <w:color w:val="29293B"/>
                <w:sz w:val="28"/>
                <w:szCs w:val="28"/>
                <w:lang w:eastAsia="zh-CN"/>
              </w:rPr>
            </w:rPrChange>
          </w:rPr>
          <w:delText>Mantra</w:delText>
        </w:r>
      </w:del>
      <w:ins w:id="2377" w:author="James Anderson" w:date="2020-06-29T15:17:00Z">
        <w:del w:id="2378" w:author="Nicholas Krapels" w:date="2020-08-15T13:40:00Z">
          <w:r w:rsidR="001328F8" w:rsidRPr="00023D2C" w:rsidDel="00910937">
            <w:rPr>
              <w:rFonts w:ascii="Times New Roman" w:hAnsi="Times New Roman" w:cs="Times New Roman"/>
              <w:color w:val="29293B"/>
              <w:sz w:val="28"/>
              <w:szCs w:val="28"/>
              <w:lang w:eastAsia="zh-CN"/>
              <w:rPrChange w:id="2379" w:author="John Patrick Mullin" w:date="2020-07-06T10:45:00Z">
                <w:rPr>
                  <w:color w:val="29293B"/>
                  <w:sz w:val="28"/>
                  <w:szCs w:val="28"/>
                  <w:lang w:eastAsia="zh-CN"/>
                </w:rPr>
              </w:rPrChange>
            </w:rPr>
            <w:delText>MANTRA</w:delText>
          </w:r>
        </w:del>
      </w:ins>
      <w:del w:id="2380" w:author="Nicholas Krapels" w:date="2020-08-15T13:40:00Z">
        <w:r w:rsidRPr="00023D2C" w:rsidDel="00910937">
          <w:rPr>
            <w:rFonts w:ascii="Times New Roman" w:hAnsi="Times New Roman" w:cs="Times New Roman"/>
            <w:color w:val="29293B"/>
            <w:sz w:val="28"/>
            <w:szCs w:val="28"/>
            <w:lang w:eastAsia="zh-CN"/>
            <w:rPrChange w:id="2381" w:author="John Patrick Mullin" w:date="2020-07-06T10:45:00Z">
              <w:rPr>
                <w:color w:val="29293B"/>
                <w:sz w:val="28"/>
                <w:szCs w:val="28"/>
                <w:lang w:eastAsia="zh-CN"/>
              </w:rPr>
            </w:rPrChange>
          </w:rPr>
          <w:delText>抽奖池</w:delText>
        </w:r>
      </w:del>
    </w:p>
    <w:p w14:paraId="66A78C60" w14:textId="2A6FFF59" w:rsidR="00BC60FC" w:rsidRPr="00023D2C" w:rsidDel="00910937" w:rsidRDefault="00154AE9">
      <w:pPr>
        <w:pStyle w:val="a"/>
        <w:numPr>
          <w:ilvl w:val="0"/>
          <w:numId w:val="33"/>
        </w:numPr>
        <w:rPr>
          <w:del w:id="2382" w:author="Nicholas Krapels" w:date="2020-08-15T13:40:00Z"/>
          <w:rFonts w:ascii="Times New Roman" w:hAnsi="Times New Roman" w:cs="Times New Roman"/>
          <w:color w:val="29293B"/>
          <w:rPrChange w:id="2383" w:author="John Patrick Mullin" w:date="2020-07-06T10:45:00Z">
            <w:rPr>
              <w:del w:id="2384" w:author="Nicholas Krapels" w:date="2020-08-15T13:40:00Z"/>
              <w:color w:val="29293B"/>
            </w:rPr>
          </w:rPrChange>
        </w:rPr>
      </w:pPr>
      <w:del w:id="2385" w:author="Nicholas Krapels" w:date="2020-08-15T13:40:00Z">
        <w:r w:rsidRPr="00023D2C" w:rsidDel="00910937">
          <w:rPr>
            <w:rFonts w:ascii="Times New Roman" w:hAnsi="Times New Roman" w:cs="Times New Roman"/>
            <w:color w:val="29293B"/>
            <w:sz w:val="28"/>
            <w:szCs w:val="28"/>
            <w:rPrChange w:id="2386" w:author="John Patrick Mullin" w:date="2020-07-06T10:45:00Z">
              <w:rPr>
                <w:color w:val="29293B"/>
                <w:sz w:val="28"/>
                <w:szCs w:val="28"/>
              </w:rPr>
            </w:rPrChange>
          </w:rPr>
          <w:delText>低贷款利率</w:delText>
        </w:r>
      </w:del>
    </w:p>
    <w:p w14:paraId="44C12993" w14:textId="18705617" w:rsidR="00BC60FC" w:rsidRPr="00023D2C" w:rsidDel="00910937" w:rsidRDefault="00154AE9">
      <w:pPr>
        <w:pStyle w:val="a"/>
        <w:numPr>
          <w:ilvl w:val="0"/>
          <w:numId w:val="34"/>
        </w:numPr>
        <w:rPr>
          <w:del w:id="2387" w:author="Nicholas Krapels" w:date="2020-08-15T13:40:00Z"/>
          <w:rFonts w:ascii="Times New Roman" w:hAnsi="Times New Roman" w:cs="Times New Roman"/>
          <w:color w:val="29293B"/>
          <w:rPrChange w:id="2388" w:author="John Patrick Mullin" w:date="2020-07-06T10:45:00Z">
            <w:rPr>
              <w:del w:id="2389" w:author="Nicholas Krapels" w:date="2020-08-15T13:40:00Z"/>
              <w:color w:val="29293B"/>
            </w:rPr>
          </w:rPrChange>
        </w:rPr>
      </w:pPr>
      <w:del w:id="2390" w:author="Nicholas Krapels" w:date="2020-08-15T13:40:00Z">
        <w:r w:rsidRPr="00023D2C" w:rsidDel="00910937">
          <w:rPr>
            <w:rFonts w:ascii="Times New Roman" w:hAnsi="Times New Roman" w:cs="Times New Roman"/>
            <w:color w:val="29293B"/>
            <w:sz w:val="28"/>
            <w:szCs w:val="28"/>
            <w:rPrChange w:id="2391" w:author="John Patrick Mullin" w:date="2020-07-06T10:45:00Z">
              <w:rPr>
                <w:color w:val="29293B"/>
                <w:sz w:val="28"/>
                <w:szCs w:val="28"/>
              </w:rPr>
            </w:rPrChange>
          </w:rPr>
          <w:delText>其他忠诚度奖励</w:delText>
        </w:r>
      </w:del>
    </w:p>
    <w:p w14:paraId="4164B90E" w14:textId="221992F2" w:rsidR="00BC60FC" w:rsidRPr="00023D2C" w:rsidDel="00910937" w:rsidRDefault="00154AE9">
      <w:pPr>
        <w:pStyle w:val="a"/>
        <w:numPr>
          <w:ilvl w:val="0"/>
          <w:numId w:val="35"/>
        </w:numPr>
        <w:rPr>
          <w:del w:id="2392" w:author="Nicholas Krapels" w:date="2020-08-15T13:40:00Z"/>
          <w:rFonts w:ascii="Times New Roman" w:hAnsi="Times New Roman" w:cs="Times New Roman"/>
          <w:color w:val="29293B"/>
          <w:rPrChange w:id="2393" w:author="John Patrick Mullin" w:date="2020-07-06T10:45:00Z">
            <w:rPr>
              <w:del w:id="2394" w:author="Nicholas Krapels" w:date="2020-08-15T13:40:00Z"/>
              <w:color w:val="29293B"/>
            </w:rPr>
          </w:rPrChange>
        </w:rPr>
      </w:pPr>
      <w:del w:id="2395" w:author="Nicholas Krapels" w:date="2020-08-15T13:40:00Z">
        <w:r w:rsidRPr="00023D2C" w:rsidDel="00910937">
          <w:rPr>
            <w:rFonts w:ascii="Times New Roman" w:hAnsi="Times New Roman" w:cs="Times New Roman"/>
            <w:color w:val="29293B"/>
            <w:sz w:val="28"/>
            <w:szCs w:val="28"/>
            <w:rPrChange w:id="2396" w:author="John Patrick Mullin" w:date="2020-07-06T10:45:00Z">
              <w:rPr>
                <w:color w:val="29293B"/>
                <w:sz w:val="28"/>
                <w:szCs w:val="28"/>
              </w:rPr>
            </w:rPrChange>
          </w:rPr>
          <w:delText>等等</w:delText>
        </w:r>
      </w:del>
    </w:p>
    <w:p w14:paraId="501C20F5" w14:textId="4A27141F" w:rsidR="00BC60FC" w:rsidRPr="00023D2C" w:rsidDel="00910937" w:rsidRDefault="00BC60FC">
      <w:pPr>
        <w:pStyle w:val="a"/>
        <w:rPr>
          <w:del w:id="2397" w:author="Nicholas Krapels" w:date="2020-08-15T13:40:00Z"/>
          <w:rFonts w:ascii="Times New Roman" w:hAnsi="Times New Roman" w:cs="Times New Roman"/>
          <w:rPrChange w:id="2398" w:author="John Patrick Mullin" w:date="2020-07-06T10:45:00Z">
            <w:rPr>
              <w:del w:id="2399" w:author="Nicholas Krapels" w:date="2020-08-15T13:40:00Z"/>
            </w:rPr>
          </w:rPrChange>
        </w:rPr>
      </w:pPr>
    </w:p>
    <w:p w14:paraId="62292CCC" w14:textId="35FB11A0" w:rsidR="00BC60FC" w:rsidRPr="00023D2C" w:rsidDel="00910937" w:rsidRDefault="00154AE9">
      <w:pPr>
        <w:pStyle w:val="a"/>
        <w:rPr>
          <w:del w:id="2400" w:author="Nicholas Krapels" w:date="2020-08-15T13:40:00Z"/>
          <w:rFonts w:ascii="Times New Roman" w:hAnsi="Times New Roman" w:cs="Times New Roman"/>
          <w:rPrChange w:id="2401" w:author="John Patrick Mullin" w:date="2020-07-06T10:45:00Z">
            <w:rPr>
              <w:del w:id="2402" w:author="Nicholas Krapels" w:date="2020-08-15T13:40:00Z"/>
            </w:rPr>
          </w:rPrChange>
        </w:rPr>
      </w:pPr>
      <w:del w:id="2403" w:author="Nicholas Krapels" w:date="2020-08-15T13:40:00Z">
        <w:r w:rsidRPr="00023D2C" w:rsidDel="00910937">
          <w:rPr>
            <w:rFonts w:ascii="Times New Roman" w:hAnsi="Times New Roman" w:cs="Times New Roman"/>
            <w:b/>
            <w:color w:val="29293B"/>
            <w:sz w:val="28"/>
            <w:szCs w:val="28"/>
            <w:rPrChange w:id="2404" w:author="John Patrick Mullin" w:date="2020-07-06T10:45:00Z">
              <w:rPr>
                <w:b/>
                <w:color w:val="29293B"/>
                <w:sz w:val="28"/>
                <w:szCs w:val="28"/>
              </w:rPr>
            </w:rPrChange>
          </w:rPr>
          <w:delText>Mantra</w:delText>
        </w:r>
      </w:del>
      <w:ins w:id="2405" w:author="James Anderson" w:date="2020-06-29T15:17:00Z">
        <w:del w:id="2406" w:author="Nicholas Krapels" w:date="2020-08-15T13:40:00Z">
          <w:r w:rsidR="001328F8" w:rsidRPr="00023D2C" w:rsidDel="00910937">
            <w:rPr>
              <w:rFonts w:ascii="Times New Roman" w:hAnsi="Times New Roman" w:cs="Times New Roman"/>
              <w:b/>
              <w:color w:val="29293B"/>
              <w:sz w:val="28"/>
              <w:szCs w:val="28"/>
              <w:rPrChange w:id="2407" w:author="John Patrick Mullin" w:date="2020-07-06T10:45:00Z">
                <w:rPr>
                  <w:b/>
                  <w:color w:val="29293B"/>
                  <w:sz w:val="28"/>
                  <w:szCs w:val="28"/>
                </w:rPr>
              </w:rPrChange>
            </w:rPr>
            <w:delText>MANTRA</w:delText>
          </w:r>
        </w:del>
      </w:ins>
      <w:del w:id="2408" w:author="Nicholas Krapels" w:date="2020-08-15T13:40:00Z">
        <w:r w:rsidRPr="00023D2C" w:rsidDel="00910937">
          <w:rPr>
            <w:rFonts w:ascii="Times New Roman" w:hAnsi="Times New Roman" w:cs="Times New Roman"/>
            <w:b/>
            <w:color w:val="29293B"/>
            <w:sz w:val="28"/>
            <w:szCs w:val="28"/>
            <w:rPrChange w:id="2409" w:author="John Patrick Mullin" w:date="2020-07-06T10:45:00Z">
              <w:rPr>
                <w:b/>
                <w:color w:val="29293B"/>
                <w:sz w:val="28"/>
                <w:szCs w:val="28"/>
              </w:rPr>
            </w:rPrChange>
          </w:rPr>
          <w:delText>Dao</w:delText>
        </w:r>
      </w:del>
      <w:ins w:id="2410" w:author="James Anderson" w:date="2020-06-29T15:17:00Z">
        <w:del w:id="2411" w:author="Nicholas Krapels" w:date="2020-08-15T13:40:00Z">
          <w:r w:rsidR="001328F8" w:rsidRPr="00023D2C" w:rsidDel="00910937">
            <w:rPr>
              <w:rFonts w:ascii="Times New Roman" w:hAnsi="Times New Roman" w:cs="Times New Roman"/>
              <w:b/>
              <w:color w:val="29293B"/>
              <w:sz w:val="28"/>
              <w:szCs w:val="28"/>
              <w:rPrChange w:id="2412" w:author="John Patrick Mullin" w:date="2020-07-06T10:45:00Z">
                <w:rPr>
                  <w:b/>
                  <w:color w:val="29293B"/>
                  <w:sz w:val="28"/>
                  <w:szCs w:val="28"/>
                </w:rPr>
              </w:rPrChange>
            </w:rPr>
            <w:delText>DAO</w:delText>
          </w:r>
        </w:del>
      </w:ins>
      <w:del w:id="2413" w:author="Nicholas Krapels" w:date="2020-08-15T13:40:00Z">
        <w:r w:rsidRPr="00023D2C" w:rsidDel="00910937">
          <w:rPr>
            <w:rFonts w:ascii="Times New Roman" w:hAnsi="Times New Roman" w:cs="Times New Roman"/>
            <w:b/>
            <w:color w:val="29293B"/>
            <w:sz w:val="28"/>
            <w:szCs w:val="28"/>
            <w:rPrChange w:id="2414" w:author="John Patrick Mullin" w:date="2020-07-06T10:45:00Z">
              <w:rPr>
                <w:b/>
                <w:color w:val="29293B"/>
                <w:sz w:val="28"/>
                <w:szCs w:val="28"/>
              </w:rPr>
            </w:rPrChange>
          </w:rPr>
          <w:delText>基金会成员</w:delText>
        </w:r>
      </w:del>
    </w:p>
    <w:p w14:paraId="60A8671F" w14:textId="1E31F95C" w:rsidR="00BC60FC" w:rsidRPr="00023D2C" w:rsidDel="00910937" w:rsidRDefault="00154AE9">
      <w:pPr>
        <w:pStyle w:val="a"/>
        <w:rPr>
          <w:del w:id="2415" w:author="Nicholas Krapels" w:date="2020-08-15T13:40:00Z"/>
          <w:rFonts w:ascii="Times New Roman" w:hAnsi="Times New Roman" w:cs="Times New Roman"/>
          <w:rPrChange w:id="2416" w:author="John Patrick Mullin" w:date="2020-07-06T10:45:00Z">
            <w:rPr>
              <w:del w:id="2417" w:author="Nicholas Krapels" w:date="2020-08-15T13:40:00Z"/>
            </w:rPr>
          </w:rPrChange>
        </w:rPr>
      </w:pPr>
      <w:del w:id="2418" w:author="Nicholas Krapels" w:date="2020-08-15T13:40:00Z">
        <w:r w:rsidRPr="00023D2C" w:rsidDel="00910937">
          <w:rPr>
            <w:rFonts w:ascii="Times New Roman" w:hAnsi="Times New Roman" w:cs="Times New Roman"/>
            <w:noProof/>
            <w:rPrChange w:id="2419" w:author="John Patrick Mullin" w:date="2020-07-06T10:45:00Z">
              <w:rPr>
                <w:noProof/>
              </w:rPr>
            </w:rPrChange>
          </w:rPr>
          <w:drawing>
            <wp:inline distT="0" distB="0" distL="0" distR="0" wp14:anchorId="1919CC72" wp14:editId="0DC4E2A5">
              <wp:extent cx="5216017" cy="2910989"/>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4"/>
                      <a:stretch>
                        <a:fillRect/>
                      </a:stretch>
                    </pic:blipFill>
                    <pic:spPr>
                      <a:xfrm>
                        <a:off x="0" y="0"/>
                        <a:ext cx="5216017" cy="2910989"/>
                      </a:xfrm>
                      <a:prstGeom prst="rect">
                        <a:avLst/>
                      </a:prstGeom>
                    </pic:spPr>
                  </pic:pic>
                </a:graphicData>
              </a:graphic>
            </wp:inline>
          </w:drawing>
        </w:r>
      </w:del>
    </w:p>
    <w:p w14:paraId="3789085F" w14:textId="27882652" w:rsidR="00BC60FC" w:rsidRPr="00023D2C" w:rsidDel="00910937" w:rsidRDefault="00154AE9">
      <w:pPr>
        <w:pStyle w:val="a"/>
        <w:rPr>
          <w:del w:id="2420" w:author="Nicholas Krapels" w:date="2020-08-15T13:40:00Z"/>
          <w:rFonts w:ascii="Times New Roman" w:hAnsi="Times New Roman" w:cs="Times New Roman"/>
          <w:rPrChange w:id="2421" w:author="John Patrick Mullin" w:date="2020-07-06T10:45:00Z">
            <w:rPr>
              <w:del w:id="2422" w:author="Nicholas Krapels" w:date="2020-08-15T13:40:00Z"/>
            </w:rPr>
          </w:rPrChange>
        </w:rPr>
      </w:pPr>
      <w:del w:id="2423" w:author="Nicholas Krapels" w:date="2020-08-15T13:40:00Z">
        <w:r w:rsidRPr="00023D2C" w:rsidDel="00910937">
          <w:rPr>
            <w:rFonts w:ascii="Times New Roman" w:hAnsi="Times New Roman" w:cs="Times New Roman"/>
            <w:noProof/>
            <w:rPrChange w:id="2424" w:author="John Patrick Mullin" w:date="2020-07-06T10:45:00Z">
              <w:rPr>
                <w:noProof/>
              </w:rPr>
            </w:rPrChange>
          </w:rPr>
          <w:drawing>
            <wp:inline distT="0" distB="0" distL="0" distR="0" wp14:anchorId="55379461" wp14:editId="50442F2B">
              <wp:extent cx="5216017" cy="293401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5"/>
                      <a:stretch>
                        <a:fillRect/>
                      </a:stretch>
                    </pic:blipFill>
                    <pic:spPr>
                      <a:xfrm>
                        <a:off x="0" y="0"/>
                        <a:ext cx="5216017" cy="2934010"/>
                      </a:xfrm>
                      <a:prstGeom prst="rect">
                        <a:avLst/>
                      </a:prstGeom>
                    </pic:spPr>
                  </pic:pic>
                </a:graphicData>
              </a:graphic>
            </wp:inline>
          </w:drawing>
        </w:r>
      </w:del>
    </w:p>
    <w:p w14:paraId="1F1304DF" w14:textId="2D32E56B" w:rsidR="00BC60FC" w:rsidRPr="00023D2C" w:rsidDel="00910937" w:rsidRDefault="00BC60FC">
      <w:pPr>
        <w:pStyle w:val="a"/>
        <w:rPr>
          <w:del w:id="2425" w:author="Nicholas Krapels" w:date="2020-08-15T13:40:00Z"/>
          <w:rFonts w:ascii="Times New Roman" w:hAnsi="Times New Roman" w:cs="Times New Roman"/>
          <w:rPrChange w:id="2426" w:author="John Patrick Mullin" w:date="2020-07-06T10:45:00Z">
            <w:rPr>
              <w:del w:id="2427" w:author="Nicholas Krapels" w:date="2020-08-15T13:40:00Z"/>
            </w:rPr>
          </w:rPrChange>
        </w:rPr>
      </w:pPr>
    </w:p>
    <w:p w14:paraId="37AEA91E" w14:textId="44DE9FE4" w:rsidR="00BC60FC" w:rsidRPr="00023D2C" w:rsidDel="00910937" w:rsidRDefault="00154AE9">
      <w:pPr>
        <w:pStyle w:val="a"/>
        <w:rPr>
          <w:del w:id="2428" w:author="Nicholas Krapels" w:date="2020-08-15T13:40:00Z"/>
          <w:rFonts w:ascii="Times New Roman" w:hAnsi="Times New Roman" w:cs="Times New Roman"/>
          <w:rPrChange w:id="2429" w:author="John Patrick Mullin" w:date="2020-07-06T10:45:00Z">
            <w:rPr>
              <w:del w:id="2430" w:author="Nicholas Krapels" w:date="2020-08-15T13:40:00Z"/>
            </w:rPr>
          </w:rPrChange>
        </w:rPr>
      </w:pPr>
      <w:del w:id="2431" w:author="Nicholas Krapels" w:date="2020-08-15T13:40:00Z">
        <w:r w:rsidRPr="00023D2C" w:rsidDel="00910937">
          <w:rPr>
            <w:rFonts w:ascii="Times New Roman" w:hAnsi="Times New Roman" w:cs="Times New Roman"/>
            <w:color w:val="29293B"/>
            <w:sz w:val="28"/>
            <w:szCs w:val="28"/>
            <w:lang w:eastAsia="zh-CN"/>
            <w:rPrChange w:id="2432" w:author="John Patrick Mullin" w:date="2020-07-06T10:45:00Z">
              <w:rPr>
                <w:color w:val="29293B"/>
                <w:sz w:val="28"/>
                <w:szCs w:val="28"/>
                <w:lang w:eastAsia="zh-CN"/>
              </w:rPr>
            </w:rPrChange>
          </w:rPr>
          <w:delText xml:space="preserve">       </w:delText>
        </w:r>
        <w:r w:rsidRPr="00023D2C" w:rsidDel="00910937">
          <w:rPr>
            <w:rFonts w:ascii="Times New Roman" w:hAnsi="Times New Roman" w:cs="Times New Roman"/>
            <w:color w:val="29293B"/>
            <w:sz w:val="28"/>
            <w:szCs w:val="28"/>
            <w:lang w:eastAsia="zh-CN"/>
            <w:rPrChange w:id="2433" w:author="John Patrick Mullin" w:date="2020-07-06T10:45:00Z">
              <w:rPr>
                <w:color w:val="29293B"/>
                <w:sz w:val="28"/>
                <w:szCs w:val="28"/>
                <w:lang w:eastAsia="zh-CN"/>
              </w:rPr>
            </w:rPrChange>
          </w:rPr>
          <w:delText>在</w:delText>
        </w:r>
        <w:r w:rsidRPr="00023D2C" w:rsidDel="00910937">
          <w:rPr>
            <w:rFonts w:ascii="Times New Roman" w:hAnsi="Times New Roman" w:cs="Times New Roman"/>
            <w:color w:val="29293B"/>
            <w:sz w:val="28"/>
            <w:szCs w:val="28"/>
            <w:lang w:eastAsia="zh-CN"/>
            <w:rPrChange w:id="2434" w:author="John Patrick Mullin" w:date="2020-07-06T10:45:00Z">
              <w:rPr>
                <w:color w:val="29293B"/>
                <w:sz w:val="28"/>
                <w:szCs w:val="28"/>
                <w:lang w:eastAsia="zh-CN"/>
              </w:rPr>
            </w:rPrChange>
          </w:rPr>
          <w:delText>Mantra</w:delText>
        </w:r>
      </w:del>
      <w:ins w:id="2435" w:author="James Anderson" w:date="2020-06-29T15:17:00Z">
        <w:del w:id="2436" w:author="Nicholas Krapels" w:date="2020-08-15T13:40:00Z">
          <w:r w:rsidR="001328F8" w:rsidRPr="00023D2C" w:rsidDel="00910937">
            <w:rPr>
              <w:rFonts w:ascii="Times New Roman" w:hAnsi="Times New Roman" w:cs="Times New Roman"/>
              <w:color w:val="29293B"/>
              <w:sz w:val="28"/>
              <w:szCs w:val="28"/>
              <w:lang w:eastAsia="zh-CN"/>
              <w:rPrChange w:id="2437" w:author="John Patrick Mullin" w:date="2020-07-06T10:45:00Z">
                <w:rPr>
                  <w:color w:val="29293B"/>
                  <w:sz w:val="28"/>
                  <w:szCs w:val="28"/>
                  <w:lang w:eastAsia="zh-CN"/>
                </w:rPr>
              </w:rPrChange>
            </w:rPr>
            <w:delText>MANTRA</w:delText>
          </w:r>
        </w:del>
      </w:ins>
      <w:del w:id="2438" w:author="Nicholas Krapels" w:date="2020-08-15T13:40:00Z">
        <w:r w:rsidRPr="00023D2C" w:rsidDel="00910937">
          <w:rPr>
            <w:rFonts w:ascii="Times New Roman" w:hAnsi="Times New Roman" w:cs="Times New Roman"/>
            <w:color w:val="29293B"/>
            <w:sz w:val="28"/>
            <w:szCs w:val="28"/>
            <w:lang w:eastAsia="zh-CN"/>
            <w:rPrChange w:id="2439" w:author="John Patrick Mullin" w:date="2020-07-06T10:45:00Z">
              <w:rPr>
                <w:color w:val="29293B"/>
                <w:sz w:val="28"/>
                <w:szCs w:val="28"/>
                <w:lang w:eastAsia="zh-CN"/>
              </w:rPr>
            </w:rPrChange>
          </w:rPr>
          <w:delText>Dao</w:delText>
        </w:r>
      </w:del>
      <w:ins w:id="2440" w:author="James Anderson" w:date="2020-06-29T15:17:00Z">
        <w:del w:id="2441" w:author="Nicholas Krapels" w:date="2020-08-15T13:40:00Z">
          <w:r w:rsidR="001328F8" w:rsidRPr="00023D2C" w:rsidDel="00910937">
            <w:rPr>
              <w:rFonts w:ascii="Times New Roman" w:hAnsi="Times New Roman" w:cs="Times New Roman"/>
              <w:color w:val="29293B"/>
              <w:sz w:val="28"/>
              <w:szCs w:val="28"/>
              <w:lang w:eastAsia="zh-CN"/>
              <w:rPrChange w:id="2442" w:author="John Patrick Mullin" w:date="2020-07-06T10:45:00Z">
                <w:rPr>
                  <w:color w:val="29293B"/>
                  <w:sz w:val="28"/>
                  <w:szCs w:val="28"/>
                  <w:lang w:eastAsia="zh-CN"/>
                </w:rPr>
              </w:rPrChange>
            </w:rPr>
            <w:delText>DAO</w:delText>
          </w:r>
        </w:del>
      </w:ins>
      <w:del w:id="2443" w:author="Nicholas Krapels" w:date="2020-08-15T13:40:00Z">
        <w:r w:rsidRPr="00023D2C" w:rsidDel="00910937">
          <w:rPr>
            <w:rFonts w:ascii="Times New Roman" w:hAnsi="Times New Roman" w:cs="Times New Roman"/>
            <w:color w:val="29293B"/>
            <w:sz w:val="28"/>
            <w:szCs w:val="28"/>
            <w:lang w:eastAsia="zh-CN"/>
            <w:rPrChange w:id="2444" w:author="John Patrick Mullin" w:date="2020-07-06T10:45:00Z">
              <w:rPr>
                <w:color w:val="29293B"/>
                <w:sz w:val="28"/>
                <w:szCs w:val="28"/>
                <w:lang w:eastAsia="zh-CN"/>
              </w:rPr>
            </w:rPrChange>
          </w:rPr>
          <w:delText>项目的背后是一个叫做</w:delText>
        </w:r>
        <w:r w:rsidRPr="00023D2C" w:rsidDel="00910937">
          <w:rPr>
            <w:rFonts w:ascii="Times New Roman" w:hAnsi="Times New Roman" w:cs="Times New Roman"/>
            <w:color w:val="29293B"/>
            <w:sz w:val="28"/>
            <w:szCs w:val="28"/>
            <w:lang w:eastAsia="zh-CN"/>
            <w:rPrChange w:id="2445" w:author="John Patrick Mullin" w:date="2020-07-06T10:45:00Z">
              <w:rPr>
                <w:color w:val="29293B"/>
                <w:sz w:val="28"/>
                <w:szCs w:val="28"/>
                <w:lang w:eastAsia="zh-CN"/>
              </w:rPr>
            </w:rPrChange>
          </w:rPr>
          <w:delText>Mantra</w:delText>
        </w:r>
      </w:del>
      <w:ins w:id="2446" w:author="James Anderson" w:date="2020-06-29T15:17:00Z">
        <w:del w:id="2447" w:author="Nicholas Krapels" w:date="2020-08-15T13:40:00Z">
          <w:r w:rsidR="001328F8" w:rsidRPr="00023D2C" w:rsidDel="00910937">
            <w:rPr>
              <w:rFonts w:ascii="Times New Roman" w:hAnsi="Times New Roman" w:cs="Times New Roman"/>
              <w:color w:val="29293B"/>
              <w:sz w:val="28"/>
              <w:szCs w:val="28"/>
              <w:lang w:eastAsia="zh-CN"/>
              <w:rPrChange w:id="2448" w:author="John Patrick Mullin" w:date="2020-07-06T10:45:00Z">
                <w:rPr>
                  <w:color w:val="29293B"/>
                  <w:sz w:val="28"/>
                  <w:szCs w:val="28"/>
                  <w:lang w:eastAsia="zh-CN"/>
                </w:rPr>
              </w:rPrChange>
            </w:rPr>
            <w:delText>MANTRA</w:delText>
          </w:r>
        </w:del>
      </w:ins>
      <w:del w:id="2449" w:author="Nicholas Krapels" w:date="2020-08-15T13:40:00Z">
        <w:r w:rsidRPr="00023D2C" w:rsidDel="00910937">
          <w:rPr>
            <w:rFonts w:ascii="Times New Roman" w:hAnsi="Times New Roman" w:cs="Times New Roman"/>
            <w:color w:val="29293B"/>
            <w:sz w:val="28"/>
            <w:szCs w:val="28"/>
            <w:lang w:eastAsia="zh-CN"/>
            <w:rPrChange w:id="2450" w:author="John Patrick Mullin" w:date="2020-07-06T10:45:00Z">
              <w:rPr>
                <w:color w:val="29293B"/>
                <w:sz w:val="28"/>
                <w:szCs w:val="28"/>
                <w:lang w:eastAsia="zh-CN"/>
              </w:rPr>
            </w:rPrChange>
          </w:rPr>
          <w:delText>Dao</w:delText>
        </w:r>
      </w:del>
      <w:ins w:id="2451" w:author="James Anderson" w:date="2020-06-29T15:17:00Z">
        <w:del w:id="2452" w:author="Nicholas Krapels" w:date="2020-08-15T13:40:00Z">
          <w:r w:rsidR="001328F8" w:rsidRPr="00023D2C" w:rsidDel="00910937">
            <w:rPr>
              <w:rFonts w:ascii="Times New Roman" w:hAnsi="Times New Roman" w:cs="Times New Roman"/>
              <w:color w:val="29293B"/>
              <w:sz w:val="28"/>
              <w:szCs w:val="28"/>
              <w:lang w:eastAsia="zh-CN"/>
              <w:rPrChange w:id="2453" w:author="John Patrick Mullin" w:date="2020-07-06T10:45:00Z">
                <w:rPr>
                  <w:color w:val="29293B"/>
                  <w:sz w:val="28"/>
                  <w:szCs w:val="28"/>
                  <w:lang w:eastAsia="zh-CN"/>
                </w:rPr>
              </w:rPrChange>
            </w:rPr>
            <w:delText>DAO</w:delText>
          </w:r>
        </w:del>
      </w:ins>
      <w:del w:id="2454" w:author="Nicholas Krapels" w:date="2020-08-15T13:40:00Z">
        <w:r w:rsidRPr="00023D2C" w:rsidDel="00910937">
          <w:rPr>
            <w:rFonts w:ascii="Times New Roman" w:hAnsi="Times New Roman" w:cs="Times New Roman"/>
            <w:color w:val="29293B"/>
            <w:sz w:val="28"/>
            <w:szCs w:val="28"/>
            <w:lang w:eastAsia="zh-CN"/>
            <w:rPrChange w:id="2455" w:author="John Patrick Mullin" w:date="2020-07-06T10:45:00Z">
              <w:rPr>
                <w:color w:val="29293B"/>
                <w:sz w:val="28"/>
                <w:szCs w:val="28"/>
                <w:lang w:eastAsia="zh-CN"/>
              </w:rPr>
            </w:rPrChange>
          </w:rPr>
          <w:delText>基金会。它由区块链专家组成，在业务和技术层面都具有丰富的行业经验。</w:delText>
        </w:r>
        <w:r w:rsidRPr="00023D2C" w:rsidDel="00910937">
          <w:rPr>
            <w:rFonts w:ascii="Times New Roman" w:hAnsi="Times New Roman" w:cs="Times New Roman"/>
            <w:color w:val="29293B"/>
            <w:sz w:val="28"/>
            <w:szCs w:val="28"/>
            <w:rPrChange w:id="2456" w:author="John Patrick Mullin" w:date="2020-07-06T10:45:00Z">
              <w:rPr>
                <w:color w:val="29293B"/>
                <w:sz w:val="28"/>
                <w:szCs w:val="28"/>
              </w:rPr>
            </w:rPrChange>
          </w:rPr>
          <w:delText xml:space="preserve">John Patrick Mullin </w:delText>
        </w:r>
        <w:r w:rsidRPr="00023D2C" w:rsidDel="00910937">
          <w:rPr>
            <w:rFonts w:ascii="Times New Roman" w:hAnsi="Times New Roman" w:cs="Times New Roman"/>
            <w:color w:val="29293B"/>
            <w:sz w:val="28"/>
            <w:szCs w:val="28"/>
            <w:rPrChange w:id="2457" w:author="John Patrick Mullin" w:date="2020-07-06T10:45:00Z">
              <w:rPr>
                <w:color w:val="29293B"/>
                <w:sz w:val="28"/>
                <w:szCs w:val="28"/>
              </w:rPr>
            </w:rPrChange>
          </w:rPr>
          <w:delText>和</w:delText>
        </w:r>
        <w:r w:rsidRPr="00023D2C" w:rsidDel="00910937">
          <w:rPr>
            <w:rFonts w:ascii="Times New Roman" w:hAnsi="Times New Roman" w:cs="Times New Roman"/>
            <w:color w:val="29293B"/>
            <w:sz w:val="28"/>
            <w:szCs w:val="28"/>
            <w:rPrChange w:id="2458" w:author="John Patrick Mullin" w:date="2020-07-06T10:45:00Z">
              <w:rPr>
                <w:color w:val="29293B"/>
                <w:sz w:val="28"/>
                <w:szCs w:val="28"/>
              </w:rPr>
            </w:rPrChange>
          </w:rPr>
          <w:delText xml:space="preserve">Will Corkin </w:delText>
        </w:r>
        <w:r w:rsidRPr="00023D2C" w:rsidDel="00910937">
          <w:rPr>
            <w:rFonts w:ascii="Times New Roman" w:hAnsi="Times New Roman" w:cs="Times New Roman"/>
            <w:color w:val="29293B"/>
            <w:sz w:val="28"/>
            <w:szCs w:val="28"/>
            <w:rPrChange w:id="2459" w:author="John Patrick Mullin" w:date="2020-07-06T10:45:00Z">
              <w:rPr>
                <w:color w:val="29293B"/>
                <w:sz w:val="28"/>
                <w:szCs w:val="28"/>
              </w:rPr>
            </w:rPrChange>
          </w:rPr>
          <w:delText>也是波卡的大使。</w:delText>
        </w:r>
      </w:del>
    </w:p>
    <w:p w14:paraId="429AB007" w14:textId="7C22CE19" w:rsidR="00BC60FC" w:rsidRPr="00023D2C" w:rsidDel="00910937" w:rsidRDefault="00154AE9">
      <w:pPr>
        <w:pStyle w:val="a"/>
        <w:rPr>
          <w:del w:id="2460" w:author="Nicholas Krapels" w:date="2020-08-15T13:40:00Z"/>
          <w:rFonts w:ascii="Times New Roman" w:hAnsi="Times New Roman" w:cs="Times New Roman"/>
          <w:lang w:eastAsia="zh-CN"/>
          <w:rPrChange w:id="2461" w:author="John Patrick Mullin" w:date="2020-07-06T10:45:00Z">
            <w:rPr>
              <w:del w:id="2462" w:author="Nicholas Krapels" w:date="2020-08-15T13:40:00Z"/>
              <w:lang w:eastAsia="zh-CN"/>
            </w:rPr>
          </w:rPrChange>
        </w:rPr>
      </w:pPr>
      <w:del w:id="2463" w:author="Nicholas Krapels" w:date="2020-08-15T13:40:00Z">
        <w:r w:rsidRPr="00023D2C" w:rsidDel="00910937">
          <w:rPr>
            <w:rFonts w:ascii="Times New Roman" w:hAnsi="Times New Roman" w:cs="Times New Roman"/>
            <w:color w:val="29293B"/>
            <w:sz w:val="28"/>
            <w:szCs w:val="28"/>
            <w:lang w:eastAsia="zh-CN"/>
            <w:rPrChange w:id="2464" w:author="John Patrick Mullin" w:date="2020-07-06T10:45:00Z">
              <w:rPr>
                <w:color w:val="29293B"/>
                <w:sz w:val="28"/>
                <w:szCs w:val="28"/>
                <w:lang w:eastAsia="zh-CN"/>
              </w:rPr>
            </w:rPrChange>
          </w:rPr>
          <w:delText>Mantra</w:delText>
        </w:r>
      </w:del>
      <w:ins w:id="2465" w:author="James Anderson" w:date="2020-06-29T15:17:00Z">
        <w:del w:id="2466" w:author="Nicholas Krapels" w:date="2020-08-15T13:40:00Z">
          <w:r w:rsidR="001328F8" w:rsidRPr="00023D2C" w:rsidDel="00910937">
            <w:rPr>
              <w:rFonts w:ascii="Times New Roman" w:hAnsi="Times New Roman" w:cs="Times New Roman"/>
              <w:color w:val="29293B"/>
              <w:sz w:val="28"/>
              <w:szCs w:val="28"/>
              <w:lang w:eastAsia="zh-CN"/>
              <w:rPrChange w:id="2467" w:author="John Patrick Mullin" w:date="2020-07-06T10:45:00Z">
                <w:rPr>
                  <w:color w:val="29293B"/>
                  <w:sz w:val="28"/>
                  <w:szCs w:val="28"/>
                  <w:lang w:eastAsia="zh-CN"/>
                </w:rPr>
              </w:rPrChange>
            </w:rPr>
            <w:delText>MANTRA</w:delText>
          </w:r>
        </w:del>
      </w:ins>
      <w:del w:id="2468" w:author="Nicholas Krapels" w:date="2020-08-15T13:40:00Z">
        <w:r w:rsidRPr="00023D2C" w:rsidDel="00910937">
          <w:rPr>
            <w:rFonts w:ascii="Times New Roman" w:hAnsi="Times New Roman" w:cs="Times New Roman"/>
            <w:color w:val="29293B"/>
            <w:sz w:val="28"/>
            <w:szCs w:val="28"/>
            <w:lang w:eastAsia="zh-CN"/>
            <w:rPrChange w:id="2469" w:author="John Patrick Mullin" w:date="2020-07-06T10:45:00Z">
              <w:rPr>
                <w:color w:val="29293B"/>
                <w:sz w:val="28"/>
                <w:szCs w:val="28"/>
                <w:lang w:eastAsia="zh-CN"/>
              </w:rPr>
            </w:rPrChange>
          </w:rPr>
          <w:delText>Dao</w:delText>
        </w:r>
      </w:del>
      <w:ins w:id="2470" w:author="James Anderson" w:date="2020-06-29T15:17:00Z">
        <w:del w:id="2471" w:author="Nicholas Krapels" w:date="2020-08-15T13:40:00Z">
          <w:r w:rsidR="001328F8" w:rsidRPr="00023D2C" w:rsidDel="00910937">
            <w:rPr>
              <w:rFonts w:ascii="Times New Roman" w:hAnsi="Times New Roman" w:cs="Times New Roman"/>
              <w:color w:val="29293B"/>
              <w:sz w:val="28"/>
              <w:szCs w:val="28"/>
              <w:lang w:eastAsia="zh-CN"/>
              <w:rPrChange w:id="2472" w:author="John Patrick Mullin" w:date="2020-07-06T10:45:00Z">
                <w:rPr>
                  <w:color w:val="29293B"/>
                  <w:sz w:val="28"/>
                  <w:szCs w:val="28"/>
                  <w:lang w:eastAsia="zh-CN"/>
                </w:rPr>
              </w:rPrChange>
            </w:rPr>
            <w:delText>DAO</w:delText>
          </w:r>
        </w:del>
      </w:ins>
      <w:del w:id="2473" w:author="Nicholas Krapels" w:date="2020-08-15T13:40:00Z">
        <w:r w:rsidRPr="00023D2C" w:rsidDel="00910937">
          <w:rPr>
            <w:rFonts w:ascii="Times New Roman" w:hAnsi="Times New Roman" w:cs="Times New Roman"/>
            <w:color w:val="29293B"/>
            <w:sz w:val="28"/>
            <w:szCs w:val="28"/>
            <w:lang w:eastAsia="zh-CN"/>
            <w:rPrChange w:id="2474" w:author="John Patrick Mullin" w:date="2020-07-06T10:45:00Z">
              <w:rPr>
                <w:color w:val="29293B"/>
                <w:sz w:val="28"/>
                <w:szCs w:val="28"/>
                <w:lang w:eastAsia="zh-CN"/>
              </w:rPr>
            </w:rPrChange>
          </w:rPr>
          <w:delText>基金会的使命是引导</w:delText>
        </w:r>
        <w:r w:rsidRPr="00023D2C" w:rsidDel="00910937">
          <w:rPr>
            <w:rFonts w:ascii="Times New Roman" w:hAnsi="Times New Roman" w:cs="Times New Roman"/>
            <w:color w:val="29293B"/>
            <w:sz w:val="28"/>
            <w:szCs w:val="28"/>
            <w:lang w:eastAsia="zh-CN"/>
            <w:rPrChange w:id="2475" w:author="John Patrick Mullin" w:date="2020-07-06T10:45:00Z">
              <w:rPr>
                <w:color w:val="29293B"/>
                <w:sz w:val="28"/>
                <w:szCs w:val="28"/>
                <w:lang w:eastAsia="zh-CN"/>
              </w:rPr>
            </w:rPrChange>
          </w:rPr>
          <w:delText>Mantra</w:delText>
        </w:r>
      </w:del>
      <w:ins w:id="2476" w:author="James Anderson" w:date="2020-06-29T15:17:00Z">
        <w:del w:id="2477" w:author="Nicholas Krapels" w:date="2020-08-15T13:40:00Z">
          <w:r w:rsidR="001328F8" w:rsidRPr="00023D2C" w:rsidDel="00910937">
            <w:rPr>
              <w:rFonts w:ascii="Times New Roman" w:hAnsi="Times New Roman" w:cs="Times New Roman"/>
              <w:color w:val="29293B"/>
              <w:sz w:val="28"/>
              <w:szCs w:val="28"/>
              <w:lang w:eastAsia="zh-CN"/>
              <w:rPrChange w:id="2478" w:author="John Patrick Mullin" w:date="2020-07-06T10:45:00Z">
                <w:rPr>
                  <w:color w:val="29293B"/>
                  <w:sz w:val="28"/>
                  <w:szCs w:val="28"/>
                  <w:lang w:eastAsia="zh-CN"/>
                </w:rPr>
              </w:rPrChange>
            </w:rPr>
            <w:delText>MANTRA</w:delText>
          </w:r>
        </w:del>
      </w:ins>
      <w:del w:id="2479" w:author="Nicholas Krapels" w:date="2020-08-15T13:40:00Z">
        <w:r w:rsidRPr="00023D2C" w:rsidDel="00910937">
          <w:rPr>
            <w:rFonts w:ascii="Times New Roman" w:hAnsi="Times New Roman" w:cs="Times New Roman"/>
            <w:color w:val="29293B"/>
            <w:sz w:val="28"/>
            <w:szCs w:val="28"/>
            <w:lang w:eastAsia="zh-CN"/>
            <w:rPrChange w:id="2480" w:author="John Patrick Mullin" w:date="2020-07-06T10:45:00Z">
              <w:rPr>
                <w:color w:val="29293B"/>
                <w:sz w:val="28"/>
                <w:szCs w:val="28"/>
                <w:lang w:eastAsia="zh-CN"/>
              </w:rPr>
            </w:rPrChange>
          </w:rPr>
          <w:delText>Dao</w:delText>
        </w:r>
      </w:del>
      <w:ins w:id="2481" w:author="James Anderson" w:date="2020-06-29T15:17:00Z">
        <w:del w:id="2482" w:author="Nicholas Krapels" w:date="2020-08-15T13:40:00Z">
          <w:r w:rsidR="001328F8" w:rsidRPr="00023D2C" w:rsidDel="00910937">
            <w:rPr>
              <w:rFonts w:ascii="Times New Roman" w:hAnsi="Times New Roman" w:cs="Times New Roman"/>
              <w:color w:val="29293B"/>
              <w:sz w:val="28"/>
              <w:szCs w:val="28"/>
              <w:lang w:eastAsia="zh-CN"/>
              <w:rPrChange w:id="2483" w:author="John Patrick Mullin" w:date="2020-07-06T10:45:00Z">
                <w:rPr>
                  <w:color w:val="29293B"/>
                  <w:sz w:val="28"/>
                  <w:szCs w:val="28"/>
                  <w:lang w:eastAsia="zh-CN"/>
                </w:rPr>
              </w:rPrChange>
            </w:rPr>
            <w:delText>DAO</w:delText>
          </w:r>
        </w:del>
      </w:ins>
      <w:del w:id="2484" w:author="Nicholas Krapels" w:date="2020-08-15T13:40:00Z">
        <w:r w:rsidRPr="00023D2C" w:rsidDel="00910937">
          <w:rPr>
            <w:rFonts w:ascii="Times New Roman" w:hAnsi="Times New Roman" w:cs="Times New Roman"/>
            <w:color w:val="29293B"/>
            <w:sz w:val="28"/>
            <w:szCs w:val="28"/>
            <w:lang w:eastAsia="zh-CN"/>
            <w:rPrChange w:id="2485" w:author="John Patrick Mullin" w:date="2020-07-06T10:45:00Z">
              <w:rPr>
                <w:color w:val="29293B"/>
                <w:sz w:val="28"/>
                <w:szCs w:val="28"/>
                <w:lang w:eastAsia="zh-CN"/>
              </w:rPr>
            </w:rPrChange>
          </w:rPr>
          <w:delText>生态系统的成长，推动组织向着去中心化方向发展。</w:delText>
        </w:r>
      </w:del>
    </w:p>
    <w:p w14:paraId="435FC500" w14:textId="5E499BBA" w:rsidR="00BC60FC" w:rsidRPr="00023D2C" w:rsidDel="00910937" w:rsidRDefault="00BC60FC">
      <w:pPr>
        <w:pStyle w:val="a"/>
        <w:rPr>
          <w:del w:id="2486" w:author="Nicholas Krapels" w:date="2020-08-15T13:40:00Z"/>
          <w:rFonts w:ascii="Times New Roman" w:hAnsi="Times New Roman" w:cs="Times New Roman"/>
          <w:lang w:eastAsia="zh-CN"/>
          <w:rPrChange w:id="2487" w:author="John Patrick Mullin" w:date="2020-07-06T10:45:00Z">
            <w:rPr>
              <w:del w:id="2488" w:author="Nicholas Krapels" w:date="2020-08-15T13:40:00Z"/>
              <w:lang w:eastAsia="zh-CN"/>
            </w:rPr>
          </w:rPrChange>
        </w:rPr>
      </w:pPr>
    </w:p>
    <w:p w14:paraId="4C155D47" w14:textId="48E81825" w:rsidR="00BC60FC" w:rsidRPr="00023D2C" w:rsidDel="00910937" w:rsidRDefault="00BC60FC">
      <w:pPr>
        <w:pStyle w:val="a"/>
        <w:rPr>
          <w:del w:id="2489" w:author="Nicholas Krapels" w:date="2020-08-15T13:40:00Z"/>
          <w:rFonts w:ascii="Times New Roman" w:hAnsi="Times New Roman" w:cs="Times New Roman"/>
          <w:lang w:eastAsia="zh-CN"/>
          <w:rPrChange w:id="2490" w:author="John Patrick Mullin" w:date="2020-07-06T10:45:00Z">
            <w:rPr>
              <w:del w:id="2491" w:author="Nicholas Krapels" w:date="2020-08-15T13:40:00Z"/>
              <w:lang w:eastAsia="zh-CN"/>
            </w:rPr>
          </w:rPrChange>
        </w:rPr>
      </w:pPr>
    </w:p>
    <w:p w14:paraId="6AA8432F" w14:textId="7E9B7A9B" w:rsidR="00BC60FC" w:rsidRPr="00023D2C" w:rsidDel="00910937" w:rsidRDefault="00154AE9">
      <w:pPr>
        <w:pStyle w:val="a"/>
        <w:rPr>
          <w:del w:id="2492" w:author="Nicholas Krapels" w:date="2020-08-15T13:40:00Z"/>
          <w:rFonts w:ascii="Times New Roman" w:hAnsi="Times New Roman" w:cs="Times New Roman"/>
          <w:rPrChange w:id="2493" w:author="John Patrick Mullin" w:date="2020-07-06T10:45:00Z">
            <w:rPr>
              <w:del w:id="2494" w:author="Nicholas Krapels" w:date="2020-08-15T13:40:00Z"/>
            </w:rPr>
          </w:rPrChange>
        </w:rPr>
      </w:pPr>
      <w:del w:id="2495" w:author="Nicholas Krapels" w:date="2020-08-15T13:40:00Z">
        <w:r w:rsidRPr="00023D2C" w:rsidDel="00910937">
          <w:rPr>
            <w:rFonts w:ascii="Times New Roman" w:hAnsi="Times New Roman" w:cs="Times New Roman"/>
            <w:color w:val="29293B"/>
            <w:sz w:val="28"/>
            <w:szCs w:val="28"/>
            <w:rPrChange w:id="2496" w:author="John Patrick Mullin" w:date="2020-07-06T10:45:00Z">
              <w:rPr>
                <w:color w:val="29293B"/>
                <w:sz w:val="28"/>
                <w:szCs w:val="28"/>
              </w:rPr>
            </w:rPrChange>
          </w:rPr>
          <w:delText>Mantra</w:delText>
        </w:r>
      </w:del>
      <w:ins w:id="2497" w:author="James Anderson" w:date="2020-06-29T15:17:00Z">
        <w:del w:id="2498" w:author="Nicholas Krapels" w:date="2020-08-15T13:40:00Z">
          <w:r w:rsidR="001328F8" w:rsidRPr="00023D2C" w:rsidDel="00910937">
            <w:rPr>
              <w:rFonts w:ascii="Times New Roman" w:hAnsi="Times New Roman" w:cs="Times New Roman"/>
              <w:color w:val="29293B"/>
              <w:sz w:val="28"/>
              <w:szCs w:val="28"/>
              <w:rPrChange w:id="2499" w:author="John Patrick Mullin" w:date="2020-07-06T10:45:00Z">
                <w:rPr>
                  <w:color w:val="29293B"/>
                  <w:sz w:val="28"/>
                  <w:szCs w:val="28"/>
                </w:rPr>
              </w:rPrChange>
            </w:rPr>
            <w:delText>MANTRA</w:delText>
          </w:r>
        </w:del>
      </w:ins>
      <w:del w:id="2500" w:author="Nicholas Krapels" w:date="2020-08-15T13:40:00Z">
        <w:r w:rsidRPr="00023D2C" w:rsidDel="00910937">
          <w:rPr>
            <w:rFonts w:ascii="Times New Roman" w:hAnsi="Times New Roman" w:cs="Times New Roman"/>
            <w:color w:val="29293B"/>
            <w:sz w:val="28"/>
            <w:szCs w:val="28"/>
            <w:rPrChange w:id="2501" w:author="John Patrick Mullin" w:date="2020-07-06T10:45:00Z">
              <w:rPr>
                <w:color w:val="29293B"/>
                <w:sz w:val="28"/>
                <w:szCs w:val="28"/>
              </w:rPr>
            </w:rPrChange>
          </w:rPr>
          <w:delText>Dao</w:delText>
        </w:r>
      </w:del>
      <w:ins w:id="2502" w:author="James Anderson" w:date="2020-06-29T15:17:00Z">
        <w:del w:id="2503" w:author="Nicholas Krapels" w:date="2020-08-15T13:40:00Z">
          <w:r w:rsidR="001328F8" w:rsidRPr="00023D2C" w:rsidDel="00910937">
            <w:rPr>
              <w:rFonts w:ascii="Times New Roman" w:hAnsi="Times New Roman" w:cs="Times New Roman"/>
              <w:color w:val="29293B"/>
              <w:sz w:val="28"/>
              <w:szCs w:val="28"/>
              <w:rPrChange w:id="2504" w:author="John Patrick Mullin" w:date="2020-07-06T10:45:00Z">
                <w:rPr>
                  <w:color w:val="29293B"/>
                  <w:sz w:val="28"/>
                  <w:szCs w:val="28"/>
                </w:rPr>
              </w:rPrChange>
            </w:rPr>
            <w:delText>DAO</w:delText>
          </w:r>
        </w:del>
      </w:ins>
      <w:del w:id="2505" w:author="Nicholas Krapels" w:date="2020-08-15T13:40:00Z">
        <w:r w:rsidRPr="00023D2C" w:rsidDel="00910937">
          <w:rPr>
            <w:rFonts w:ascii="Times New Roman" w:hAnsi="Times New Roman" w:cs="Times New Roman"/>
            <w:color w:val="29293B"/>
            <w:sz w:val="28"/>
            <w:szCs w:val="28"/>
            <w:rPrChange w:id="2506" w:author="John Patrick Mullin" w:date="2020-07-06T10:45:00Z">
              <w:rPr>
                <w:color w:val="29293B"/>
                <w:sz w:val="28"/>
                <w:szCs w:val="28"/>
              </w:rPr>
            </w:rPrChange>
          </w:rPr>
          <w:delText>官网：</w:delText>
        </w:r>
        <w:r w:rsidR="001C46DD" w:rsidRPr="00023D2C" w:rsidDel="00910937">
          <w:rPr>
            <w:rFonts w:ascii="Times New Roman" w:hAnsi="Times New Roman" w:cs="Times New Roman"/>
            <w:rPrChange w:id="2507" w:author="John Patrick Mullin" w:date="2020-07-06T10:45:00Z">
              <w:rPr/>
            </w:rPrChange>
          </w:rPr>
          <w:fldChar w:fldCharType="begin"/>
        </w:r>
        <w:r w:rsidR="001C46DD" w:rsidRPr="00023D2C" w:rsidDel="00910937">
          <w:rPr>
            <w:rFonts w:ascii="Times New Roman" w:hAnsi="Times New Roman" w:cs="Times New Roman"/>
            <w:rPrChange w:id="2508" w:author="John Patrick Mullin" w:date="2020-07-06T10:45:00Z">
              <w:rPr/>
            </w:rPrChange>
          </w:rPr>
          <w:delInstrText xml:space="preserve"> HYPERLINK "https://mantradao.com/" \h </w:delInstrText>
        </w:r>
        <w:r w:rsidR="001C46DD" w:rsidRPr="00023D2C" w:rsidDel="00910937">
          <w:rPr>
            <w:rFonts w:ascii="Times New Roman" w:hAnsi="Times New Roman" w:cs="Times New Roman"/>
            <w:rPrChange w:id="2509"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2510" w:author="John Patrick Mullin" w:date="2020-07-06T10:45:00Z">
              <w:rPr>
                <w:color w:val="0000FF"/>
                <w:u w:val="single"/>
              </w:rPr>
            </w:rPrChange>
          </w:rPr>
          <w:delText>https://mantra</w:delText>
        </w:r>
      </w:del>
      <w:ins w:id="2511" w:author="James Anderson" w:date="2020-06-29T15:17:00Z">
        <w:del w:id="2512" w:author="Nicholas Krapels" w:date="2020-08-15T13:40:00Z">
          <w:r w:rsidR="001328F8" w:rsidRPr="00023D2C" w:rsidDel="00910937">
            <w:rPr>
              <w:rFonts w:ascii="Times New Roman" w:hAnsi="Times New Roman" w:cs="Times New Roman"/>
              <w:color w:val="0000FF"/>
              <w:u w:val="single"/>
              <w:rPrChange w:id="2513" w:author="John Patrick Mullin" w:date="2020-07-06T10:45:00Z">
                <w:rPr>
                  <w:color w:val="0000FF"/>
                  <w:u w:val="single"/>
                </w:rPr>
              </w:rPrChange>
            </w:rPr>
            <w:delText>MANTRA</w:delText>
          </w:r>
        </w:del>
      </w:ins>
      <w:del w:id="2514" w:author="Nicholas Krapels" w:date="2020-08-15T13:40:00Z">
        <w:r w:rsidRPr="00023D2C" w:rsidDel="00910937">
          <w:rPr>
            <w:rFonts w:ascii="Times New Roman" w:hAnsi="Times New Roman" w:cs="Times New Roman"/>
            <w:color w:val="0000FF"/>
            <w:u w:val="single"/>
            <w:rPrChange w:id="2515" w:author="John Patrick Mullin" w:date="2020-07-06T10:45:00Z">
              <w:rPr>
                <w:color w:val="0000FF"/>
                <w:u w:val="single"/>
              </w:rPr>
            </w:rPrChange>
          </w:rPr>
          <w:delText>dao</w:delText>
        </w:r>
      </w:del>
      <w:ins w:id="2516" w:author="James Anderson" w:date="2020-06-29T15:17:00Z">
        <w:del w:id="2517" w:author="Nicholas Krapels" w:date="2020-08-15T13:40:00Z">
          <w:r w:rsidR="001328F8" w:rsidRPr="00023D2C" w:rsidDel="00910937">
            <w:rPr>
              <w:rFonts w:ascii="Times New Roman" w:hAnsi="Times New Roman" w:cs="Times New Roman"/>
              <w:color w:val="0000FF"/>
              <w:u w:val="single"/>
              <w:rPrChange w:id="2518" w:author="John Patrick Mullin" w:date="2020-07-06T10:45:00Z">
                <w:rPr>
                  <w:color w:val="0000FF"/>
                  <w:u w:val="single"/>
                </w:rPr>
              </w:rPrChange>
            </w:rPr>
            <w:delText>DAO</w:delText>
          </w:r>
        </w:del>
      </w:ins>
      <w:del w:id="2519" w:author="Nicholas Krapels" w:date="2020-08-15T13:40:00Z">
        <w:r w:rsidRPr="00023D2C" w:rsidDel="00910937">
          <w:rPr>
            <w:rFonts w:ascii="Times New Roman" w:hAnsi="Times New Roman" w:cs="Times New Roman"/>
            <w:color w:val="0000FF"/>
            <w:u w:val="single"/>
            <w:rPrChange w:id="2520" w:author="John Patrick Mullin" w:date="2020-07-06T10:45:00Z">
              <w:rPr>
                <w:color w:val="0000FF"/>
                <w:u w:val="single"/>
              </w:rPr>
            </w:rPrChange>
          </w:rPr>
          <w:delText>.com/</w:delText>
        </w:r>
        <w:r w:rsidR="001C46DD" w:rsidRPr="00023D2C" w:rsidDel="00910937">
          <w:rPr>
            <w:rFonts w:ascii="Times New Roman" w:hAnsi="Times New Roman" w:cs="Times New Roman"/>
            <w:color w:val="0000FF"/>
            <w:u w:val="single"/>
            <w:rPrChange w:id="2521" w:author="John Patrick Mullin" w:date="2020-07-06T10:45:00Z">
              <w:rPr>
                <w:color w:val="0000FF"/>
                <w:u w:val="single"/>
              </w:rPr>
            </w:rPrChange>
          </w:rPr>
          <w:fldChar w:fldCharType="end"/>
        </w:r>
      </w:del>
    </w:p>
    <w:p w14:paraId="54264C79" w14:textId="4458F78A" w:rsidR="00BC60FC" w:rsidRPr="00023D2C" w:rsidDel="00910937" w:rsidRDefault="00154AE9">
      <w:pPr>
        <w:pStyle w:val="a"/>
        <w:rPr>
          <w:del w:id="2522" w:author="Nicholas Krapels" w:date="2020-08-15T13:40:00Z"/>
          <w:rFonts w:ascii="Times New Roman" w:hAnsi="Times New Roman" w:cs="Times New Roman"/>
          <w:rPrChange w:id="2523" w:author="John Patrick Mullin" w:date="2020-07-06T10:45:00Z">
            <w:rPr>
              <w:del w:id="2524" w:author="Nicholas Krapels" w:date="2020-08-15T13:40:00Z"/>
            </w:rPr>
          </w:rPrChange>
        </w:rPr>
      </w:pPr>
      <w:del w:id="2525" w:author="Nicholas Krapels" w:date="2020-08-15T13:40:00Z">
        <w:r w:rsidRPr="00023D2C" w:rsidDel="00910937">
          <w:rPr>
            <w:rFonts w:ascii="Times New Roman" w:hAnsi="Times New Roman" w:cs="Times New Roman"/>
            <w:color w:val="29293B"/>
            <w:sz w:val="28"/>
            <w:szCs w:val="28"/>
            <w:rPrChange w:id="2526" w:author="John Patrick Mullin" w:date="2020-07-06T10:45:00Z">
              <w:rPr>
                <w:color w:val="29293B"/>
                <w:sz w:val="28"/>
                <w:szCs w:val="28"/>
              </w:rPr>
            </w:rPrChange>
          </w:rPr>
          <w:delText>Mantra</w:delText>
        </w:r>
      </w:del>
      <w:ins w:id="2527" w:author="James Anderson" w:date="2020-06-29T15:17:00Z">
        <w:del w:id="2528" w:author="Nicholas Krapels" w:date="2020-08-15T13:40:00Z">
          <w:r w:rsidR="001328F8" w:rsidRPr="00023D2C" w:rsidDel="00910937">
            <w:rPr>
              <w:rFonts w:ascii="Times New Roman" w:hAnsi="Times New Roman" w:cs="Times New Roman"/>
              <w:color w:val="29293B"/>
              <w:sz w:val="28"/>
              <w:szCs w:val="28"/>
              <w:rPrChange w:id="2529" w:author="John Patrick Mullin" w:date="2020-07-06T10:45:00Z">
                <w:rPr>
                  <w:color w:val="29293B"/>
                  <w:sz w:val="28"/>
                  <w:szCs w:val="28"/>
                </w:rPr>
              </w:rPrChange>
            </w:rPr>
            <w:delText>MANTRA</w:delText>
          </w:r>
        </w:del>
      </w:ins>
      <w:del w:id="2530" w:author="Nicholas Krapels" w:date="2020-08-15T13:40:00Z">
        <w:r w:rsidRPr="00023D2C" w:rsidDel="00910937">
          <w:rPr>
            <w:rFonts w:ascii="Times New Roman" w:hAnsi="Times New Roman" w:cs="Times New Roman"/>
            <w:color w:val="29293B"/>
            <w:sz w:val="28"/>
            <w:szCs w:val="28"/>
            <w:rPrChange w:id="2531" w:author="John Patrick Mullin" w:date="2020-07-06T10:45:00Z">
              <w:rPr>
                <w:color w:val="29293B"/>
                <w:sz w:val="28"/>
                <w:szCs w:val="28"/>
              </w:rPr>
            </w:rPrChange>
          </w:rPr>
          <w:delText>Dao</w:delText>
        </w:r>
      </w:del>
      <w:ins w:id="2532" w:author="James Anderson" w:date="2020-06-29T15:17:00Z">
        <w:del w:id="2533" w:author="Nicholas Krapels" w:date="2020-08-15T13:40:00Z">
          <w:r w:rsidR="001328F8" w:rsidRPr="00023D2C" w:rsidDel="00910937">
            <w:rPr>
              <w:rFonts w:ascii="Times New Roman" w:hAnsi="Times New Roman" w:cs="Times New Roman"/>
              <w:color w:val="29293B"/>
              <w:sz w:val="28"/>
              <w:szCs w:val="28"/>
              <w:rPrChange w:id="2534" w:author="John Patrick Mullin" w:date="2020-07-06T10:45:00Z">
                <w:rPr>
                  <w:color w:val="29293B"/>
                  <w:sz w:val="28"/>
                  <w:szCs w:val="28"/>
                </w:rPr>
              </w:rPrChange>
            </w:rPr>
            <w:delText>DAO</w:delText>
          </w:r>
        </w:del>
      </w:ins>
      <w:del w:id="2535" w:author="Nicholas Krapels" w:date="2020-08-15T13:40:00Z">
        <w:r w:rsidRPr="00023D2C" w:rsidDel="00910937">
          <w:rPr>
            <w:rFonts w:ascii="Times New Roman" w:hAnsi="Times New Roman" w:cs="Times New Roman"/>
            <w:color w:val="29293B"/>
            <w:sz w:val="28"/>
            <w:szCs w:val="28"/>
            <w:rPrChange w:id="2536" w:author="John Patrick Mullin" w:date="2020-07-06T10:45:00Z">
              <w:rPr>
                <w:color w:val="29293B"/>
                <w:sz w:val="28"/>
                <w:szCs w:val="28"/>
              </w:rPr>
            </w:rPrChange>
          </w:rPr>
          <w:delText xml:space="preserve"> Twitter</w:delText>
        </w:r>
        <w:r w:rsidRPr="00023D2C" w:rsidDel="00910937">
          <w:rPr>
            <w:rFonts w:ascii="Times New Roman" w:hAnsi="Times New Roman" w:cs="Times New Roman"/>
            <w:color w:val="29293B"/>
            <w:sz w:val="28"/>
            <w:szCs w:val="28"/>
            <w:rPrChange w:id="2537"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2538" w:author="John Patrick Mullin" w:date="2020-07-06T10:45:00Z">
              <w:rPr/>
            </w:rPrChange>
          </w:rPr>
          <w:fldChar w:fldCharType="begin"/>
        </w:r>
        <w:r w:rsidR="001C46DD" w:rsidRPr="00023D2C" w:rsidDel="00910937">
          <w:rPr>
            <w:rFonts w:ascii="Times New Roman" w:hAnsi="Times New Roman" w:cs="Times New Roman"/>
            <w:rPrChange w:id="2539" w:author="John Patrick Mullin" w:date="2020-07-06T10:45:00Z">
              <w:rPr/>
            </w:rPrChange>
          </w:rPr>
          <w:delInstrText xml:space="preserve"> HYPERLINK "https://twitter.com/MANTRADAO" \h </w:delInstrText>
        </w:r>
        <w:r w:rsidR="001C46DD" w:rsidRPr="00023D2C" w:rsidDel="00910937">
          <w:rPr>
            <w:rFonts w:ascii="Times New Roman" w:hAnsi="Times New Roman" w:cs="Times New Roman"/>
            <w:rPrChange w:id="2540"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2541" w:author="John Patrick Mullin" w:date="2020-07-06T10:45:00Z">
              <w:rPr>
                <w:color w:val="0000FF"/>
                <w:u w:val="single"/>
              </w:rPr>
            </w:rPrChange>
          </w:rPr>
          <w:delText>https://twitter.com/MANTRA</w:delText>
        </w:r>
      </w:del>
      <w:ins w:id="2542" w:author="James Anderson" w:date="2020-06-29T15:17:00Z">
        <w:del w:id="2543" w:author="Nicholas Krapels" w:date="2020-08-15T13:40:00Z">
          <w:r w:rsidR="001328F8" w:rsidRPr="00023D2C" w:rsidDel="00910937">
            <w:rPr>
              <w:rFonts w:ascii="Times New Roman" w:hAnsi="Times New Roman" w:cs="Times New Roman"/>
              <w:color w:val="0000FF"/>
              <w:u w:val="single"/>
              <w:rPrChange w:id="2544" w:author="John Patrick Mullin" w:date="2020-07-06T10:45:00Z">
                <w:rPr>
                  <w:color w:val="0000FF"/>
                  <w:u w:val="single"/>
                </w:rPr>
              </w:rPrChange>
            </w:rPr>
            <w:delText>MANTRA</w:delText>
          </w:r>
        </w:del>
      </w:ins>
      <w:del w:id="2545" w:author="Nicholas Krapels" w:date="2020-08-15T13:40:00Z">
        <w:r w:rsidRPr="00023D2C" w:rsidDel="00910937">
          <w:rPr>
            <w:rFonts w:ascii="Times New Roman" w:hAnsi="Times New Roman" w:cs="Times New Roman"/>
            <w:color w:val="0000FF"/>
            <w:u w:val="single"/>
            <w:rPrChange w:id="2546" w:author="John Patrick Mullin" w:date="2020-07-06T10:45:00Z">
              <w:rPr>
                <w:color w:val="0000FF"/>
                <w:u w:val="single"/>
              </w:rPr>
            </w:rPrChange>
          </w:rPr>
          <w:delText>DAO</w:delText>
        </w:r>
      </w:del>
      <w:ins w:id="2547" w:author="James Anderson" w:date="2020-06-29T15:17:00Z">
        <w:del w:id="2548" w:author="Nicholas Krapels" w:date="2020-08-15T13:40:00Z">
          <w:r w:rsidR="001328F8" w:rsidRPr="00023D2C" w:rsidDel="00910937">
            <w:rPr>
              <w:rFonts w:ascii="Times New Roman" w:hAnsi="Times New Roman" w:cs="Times New Roman"/>
              <w:color w:val="0000FF"/>
              <w:u w:val="single"/>
              <w:rPrChange w:id="2549" w:author="John Patrick Mullin" w:date="2020-07-06T10:45:00Z">
                <w:rPr>
                  <w:color w:val="0000FF"/>
                  <w:u w:val="single"/>
                </w:rPr>
              </w:rPrChange>
            </w:rPr>
            <w:delText>DAO</w:delText>
          </w:r>
        </w:del>
      </w:ins>
      <w:del w:id="2550" w:author="Nicholas Krapels" w:date="2020-08-15T13:40:00Z">
        <w:r w:rsidR="001C46DD" w:rsidRPr="00023D2C" w:rsidDel="00910937">
          <w:rPr>
            <w:rFonts w:ascii="Times New Roman" w:hAnsi="Times New Roman" w:cs="Times New Roman"/>
            <w:color w:val="0000FF"/>
            <w:u w:val="single"/>
            <w:rPrChange w:id="2551" w:author="John Patrick Mullin" w:date="2020-07-06T10:45:00Z">
              <w:rPr>
                <w:color w:val="0000FF"/>
                <w:u w:val="single"/>
              </w:rPr>
            </w:rPrChange>
          </w:rPr>
          <w:fldChar w:fldCharType="end"/>
        </w:r>
      </w:del>
    </w:p>
    <w:p w14:paraId="5C509519" w14:textId="0F423486" w:rsidR="00BC60FC" w:rsidRPr="00023D2C" w:rsidDel="00910937" w:rsidRDefault="00154AE9">
      <w:pPr>
        <w:pStyle w:val="a"/>
        <w:rPr>
          <w:del w:id="2552" w:author="Nicholas Krapels" w:date="2020-08-15T13:40:00Z"/>
          <w:rFonts w:ascii="Times New Roman" w:hAnsi="Times New Roman" w:cs="Times New Roman"/>
          <w:rPrChange w:id="2553" w:author="John Patrick Mullin" w:date="2020-07-06T10:45:00Z">
            <w:rPr>
              <w:del w:id="2554" w:author="Nicholas Krapels" w:date="2020-08-15T13:40:00Z"/>
            </w:rPr>
          </w:rPrChange>
        </w:rPr>
      </w:pPr>
      <w:del w:id="2555" w:author="Nicholas Krapels" w:date="2020-08-15T13:40:00Z">
        <w:r w:rsidRPr="00023D2C" w:rsidDel="00910937">
          <w:rPr>
            <w:rFonts w:ascii="Times New Roman" w:hAnsi="Times New Roman" w:cs="Times New Roman"/>
            <w:color w:val="29293B"/>
            <w:sz w:val="28"/>
            <w:szCs w:val="28"/>
            <w:rPrChange w:id="2556" w:author="John Patrick Mullin" w:date="2020-07-06T10:45:00Z">
              <w:rPr>
                <w:color w:val="29293B"/>
                <w:sz w:val="28"/>
                <w:szCs w:val="28"/>
              </w:rPr>
            </w:rPrChange>
          </w:rPr>
          <w:delText>Mantra</w:delText>
        </w:r>
      </w:del>
      <w:ins w:id="2557" w:author="James Anderson" w:date="2020-06-29T15:17:00Z">
        <w:del w:id="2558" w:author="Nicholas Krapels" w:date="2020-08-15T13:40:00Z">
          <w:r w:rsidR="001328F8" w:rsidRPr="00023D2C" w:rsidDel="00910937">
            <w:rPr>
              <w:rFonts w:ascii="Times New Roman" w:hAnsi="Times New Roman" w:cs="Times New Roman"/>
              <w:color w:val="29293B"/>
              <w:sz w:val="28"/>
              <w:szCs w:val="28"/>
              <w:rPrChange w:id="2559" w:author="John Patrick Mullin" w:date="2020-07-06T10:45:00Z">
                <w:rPr>
                  <w:color w:val="29293B"/>
                  <w:sz w:val="28"/>
                  <w:szCs w:val="28"/>
                </w:rPr>
              </w:rPrChange>
            </w:rPr>
            <w:delText>MANTRA</w:delText>
          </w:r>
        </w:del>
      </w:ins>
      <w:del w:id="2560" w:author="Nicholas Krapels" w:date="2020-08-15T13:40:00Z">
        <w:r w:rsidRPr="00023D2C" w:rsidDel="00910937">
          <w:rPr>
            <w:rFonts w:ascii="Times New Roman" w:hAnsi="Times New Roman" w:cs="Times New Roman"/>
            <w:color w:val="29293B"/>
            <w:sz w:val="28"/>
            <w:szCs w:val="28"/>
            <w:rPrChange w:id="2561" w:author="John Patrick Mullin" w:date="2020-07-06T10:45:00Z">
              <w:rPr>
                <w:color w:val="29293B"/>
                <w:sz w:val="28"/>
                <w:szCs w:val="28"/>
              </w:rPr>
            </w:rPrChange>
          </w:rPr>
          <w:delText>Dao</w:delText>
        </w:r>
      </w:del>
      <w:ins w:id="2562" w:author="James Anderson" w:date="2020-06-29T15:17:00Z">
        <w:del w:id="2563" w:author="Nicholas Krapels" w:date="2020-08-15T13:40:00Z">
          <w:r w:rsidR="001328F8" w:rsidRPr="00023D2C" w:rsidDel="00910937">
            <w:rPr>
              <w:rFonts w:ascii="Times New Roman" w:hAnsi="Times New Roman" w:cs="Times New Roman"/>
              <w:color w:val="29293B"/>
              <w:sz w:val="28"/>
              <w:szCs w:val="28"/>
              <w:rPrChange w:id="2564" w:author="John Patrick Mullin" w:date="2020-07-06T10:45:00Z">
                <w:rPr>
                  <w:color w:val="29293B"/>
                  <w:sz w:val="28"/>
                  <w:szCs w:val="28"/>
                </w:rPr>
              </w:rPrChange>
            </w:rPr>
            <w:delText>DAO</w:delText>
          </w:r>
        </w:del>
      </w:ins>
      <w:del w:id="2565" w:author="Nicholas Krapels" w:date="2020-08-15T13:40:00Z">
        <w:r w:rsidRPr="00023D2C" w:rsidDel="00910937">
          <w:rPr>
            <w:rFonts w:ascii="Times New Roman" w:hAnsi="Times New Roman" w:cs="Times New Roman"/>
            <w:color w:val="29293B"/>
            <w:sz w:val="28"/>
            <w:szCs w:val="28"/>
            <w:rPrChange w:id="2566" w:author="John Patrick Mullin" w:date="2020-07-06T10:45:00Z">
              <w:rPr>
                <w:color w:val="29293B"/>
                <w:sz w:val="28"/>
                <w:szCs w:val="28"/>
              </w:rPr>
            </w:rPrChange>
          </w:rPr>
          <w:delText>Facebook</w:delText>
        </w:r>
        <w:r w:rsidRPr="00023D2C" w:rsidDel="00910937">
          <w:rPr>
            <w:rFonts w:ascii="Times New Roman" w:hAnsi="Times New Roman" w:cs="Times New Roman"/>
            <w:color w:val="29293B"/>
            <w:sz w:val="28"/>
            <w:szCs w:val="28"/>
            <w:rPrChange w:id="2567" w:author="John Patrick Mullin" w:date="2020-07-06T10:45:00Z">
              <w:rPr>
                <w:color w:val="29293B"/>
                <w:sz w:val="28"/>
                <w:szCs w:val="28"/>
              </w:rPr>
            </w:rPrChange>
          </w:rPr>
          <w:delText>：</w:delText>
        </w:r>
        <w:r w:rsidR="001C46DD" w:rsidRPr="00023D2C" w:rsidDel="00910937">
          <w:rPr>
            <w:rFonts w:ascii="Times New Roman" w:hAnsi="Times New Roman" w:cs="Times New Roman"/>
            <w:rPrChange w:id="2568" w:author="John Patrick Mullin" w:date="2020-07-06T10:45:00Z">
              <w:rPr/>
            </w:rPrChange>
          </w:rPr>
          <w:fldChar w:fldCharType="begin"/>
        </w:r>
        <w:r w:rsidR="001C46DD" w:rsidRPr="00023D2C" w:rsidDel="00910937">
          <w:rPr>
            <w:rFonts w:ascii="Times New Roman" w:hAnsi="Times New Roman" w:cs="Times New Roman"/>
            <w:rPrChange w:id="2569" w:author="John Patrick Mullin" w:date="2020-07-06T10:45:00Z">
              <w:rPr/>
            </w:rPrChange>
          </w:rPr>
          <w:delInstrText xml:space="preserve"> HYPERLINK "https://m.facebook.com/mantradao/" \h </w:delInstrText>
        </w:r>
        <w:r w:rsidR="001C46DD" w:rsidRPr="00023D2C" w:rsidDel="00910937">
          <w:rPr>
            <w:rFonts w:ascii="Times New Roman" w:hAnsi="Times New Roman" w:cs="Times New Roman"/>
            <w:rPrChange w:id="2570"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2571" w:author="John Patrick Mullin" w:date="2020-07-06T10:45:00Z">
              <w:rPr>
                <w:color w:val="0000FF"/>
                <w:u w:val="single"/>
              </w:rPr>
            </w:rPrChange>
          </w:rPr>
          <w:delText>https://m.facebook.com/mantra</w:delText>
        </w:r>
      </w:del>
      <w:ins w:id="2572" w:author="James Anderson" w:date="2020-06-29T15:17:00Z">
        <w:del w:id="2573" w:author="Nicholas Krapels" w:date="2020-08-15T13:40:00Z">
          <w:r w:rsidR="001328F8" w:rsidRPr="00023D2C" w:rsidDel="00910937">
            <w:rPr>
              <w:rFonts w:ascii="Times New Roman" w:hAnsi="Times New Roman" w:cs="Times New Roman"/>
              <w:color w:val="0000FF"/>
              <w:u w:val="single"/>
              <w:rPrChange w:id="2574" w:author="John Patrick Mullin" w:date="2020-07-06T10:45:00Z">
                <w:rPr>
                  <w:color w:val="0000FF"/>
                  <w:u w:val="single"/>
                </w:rPr>
              </w:rPrChange>
            </w:rPr>
            <w:delText>MANTRA</w:delText>
          </w:r>
        </w:del>
      </w:ins>
      <w:del w:id="2575" w:author="Nicholas Krapels" w:date="2020-08-15T13:40:00Z">
        <w:r w:rsidRPr="00023D2C" w:rsidDel="00910937">
          <w:rPr>
            <w:rFonts w:ascii="Times New Roman" w:hAnsi="Times New Roman" w:cs="Times New Roman"/>
            <w:color w:val="0000FF"/>
            <w:u w:val="single"/>
            <w:rPrChange w:id="2576" w:author="John Patrick Mullin" w:date="2020-07-06T10:45:00Z">
              <w:rPr>
                <w:color w:val="0000FF"/>
                <w:u w:val="single"/>
              </w:rPr>
            </w:rPrChange>
          </w:rPr>
          <w:delText>dao</w:delText>
        </w:r>
      </w:del>
      <w:ins w:id="2577" w:author="James Anderson" w:date="2020-06-29T15:17:00Z">
        <w:del w:id="2578" w:author="Nicholas Krapels" w:date="2020-08-15T13:40:00Z">
          <w:r w:rsidR="001328F8" w:rsidRPr="00023D2C" w:rsidDel="00910937">
            <w:rPr>
              <w:rFonts w:ascii="Times New Roman" w:hAnsi="Times New Roman" w:cs="Times New Roman"/>
              <w:color w:val="0000FF"/>
              <w:u w:val="single"/>
              <w:rPrChange w:id="2579" w:author="John Patrick Mullin" w:date="2020-07-06T10:45:00Z">
                <w:rPr>
                  <w:color w:val="0000FF"/>
                  <w:u w:val="single"/>
                </w:rPr>
              </w:rPrChange>
            </w:rPr>
            <w:delText>DAO</w:delText>
          </w:r>
        </w:del>
      </w:ins>
      <w:del w:id="2580" w:author="Nicholas Krapels" w:date="2020-08-15T13:40:00Z">
        <w:r w:rsidRPr="00023D2C" w:rsidDel="00910937">
          <w:rPr>
            <w:rFonts w:ascii="Times New Roman" w:hAnsi="Times New Roman" w:cs="Times New Roman"/>
            <w:color w:val="0000FF"/>
            <w:u w:val="single"/>
            <w:rPrChange w:id="2581" w:author="John Patrick Mullin" w:date="2020-07-06T10:45:00Z">
              <w:rPr>
                <w:color w:val="0000FF"/>
                <w:u w:val="single"/>
              </w:rPr>
            </w:rPrChange>
          </w:rPr>
          <w:delText>/</w:delText>
        </w:r>
        <w:r w:rsidR="001C46DD" w:rsidRPr="00023D2C" w:rsidDel="00910937">
          <w:rPr>
            <w:rFonts w:ascii="Times New Roman" w:hAnsi="Times New Roman" w:cs="Times New Roman"/>
            <w:color w:val="0000FF"/>
            <w:u w:val="single"/>
            <w:rPrChange w:id="2582" w:author="John Patrick Mullin" w:date="2020-07-06T10:45:00Z">
              <w:rPr>
                <w:color w:val="0000FF"/>
                <w:u w:val="single"/>
              </w:rPr>
            </w:rPrChange>
          </w:rPr>
          <w:fldChar w:fldCharType="end"/>
        </w:r>
      </w:del>
    </w:p>
    <w:p w14:paraId="1A74C371" w14:textId="2EEDD695" w:rsidR="00BC60FC" w:rsidRPr="00023D2C" w:rsidDel="00910937" w:rsidRDefault="00154AE9">
      <w:pPr>
        <w:pStyle w:val="a"/>
        <w:rPr>
          <w:del w:id="2583" w:author="Nicholas Krapels" w:date="2020-08-15T13:40:00Z"/>
          <w:rFonts w:ascii="Times New Roman" w:hAnsi="Times New Roman" w:cs="Times New Roman"/>
          <w:rPrChange w:id="2584" w:author="John Patrick Mullin" w:date="2020-07-06T10:45:00Z">
            <w:rPr>
              <w:del w:id="2585" w:author="Nicholas Krapels" w:date="2020-08-15T13:40:00Z"/>
            </w:rPr>
          </w:rPrChange>
        </w:rPr>
      </w:pPr>
      <w:del w:id="2586" w:author="Nicholas Krapels" w:date="2020-08-15T13:40:00Z">
        <w:r w:rsidRPr="00023D2C" w:rsidDel="00910937">
          <w:rPr>
            <w:rFonts w:ascii="Times New Roman" w:hAnsi="Times New Roman" w:cs="Times New Roman"/>
            <w:color w:val="29293B"/>
            <w:sz w:val="28"/>
            <w:szCs w:val="28"/>
            <w:rPrChange w:id="2587" w:author="John Patrick Mullin" w:date="2020-07-06T10:45:00Z">
              <w:rPr>
                <w:color w:val="29293B"/>
                <w:sz w:val="28"/>
                <w:szCs w:val="28"/>
              </w:rPr>
            </w:rPrChange>
          </w:rPr>
          <w:delText>文章出处：</w:delText>
        </w:r>
        <w:r w:rsidR="001C46DD" w:rsidRPr="00023D2C" w:rsidDel="00910937">
          <w:rPr>
            <w:rFonts w:ascii="Times New Roman" w:hAnsi="Times New Roman" w:cs="Times New Roman"/>
            <w:rPrChange w:id="2588" w:author="John Patrick Mullin" w:date="2020-07-06T10:45:00Z">
              <w:rPr/>
            </w:rPrChange>
          </w:rPr>
          <w:fldChar w:fldCharType="begin"/>
        </w:r>
        <w:r w:rsidR="001C46DD" w:rsidRPr="00023D2C" w:rsidDel="00910937">
          <w:rPr>
            <w:rFonts w:ascii="Times New Roman" w:hAnsi="Times New Roman" w:cs="Times New Roman"/>
            <w:rPrChange w:id="2589" w:author="John Patrick Mullin" w:date="2020-07-06T10:45:00Z">
              <w:rPr/>
            </w:rPrChange>
          </w:rPr>
          <w:delInstrText xml:space="preserve"> HYPERLINK "https://medium.com/@mantradao" \h </w:delInstrText>
        </w:r>
        <w:r w:rsidR="001C46DD" w:rsidRPr="00023D2C" w:rsidDel="00910937">
          <w:rPr>
            <w:rFonts w:ascii="Times New Roman" w:hAnsi="Times New Roman" w:cs="Times New Roman"/>
            <w:rPrChange w:id="2590" w:author="John Patrick Mullin" w:date="2020-07-06T10:45:00Z">
              <w:rPr>
                <w:color w:val="0000FF"/>
                <w:u w:val="single"/>
              </w:rPr>
            </w:rPrChange>
          </w:rPr>
          <w:fldChar w:fldCharType="separate"/>
        </w:r>
        <w:r w:rsidRPr="00023D2C" w:rsidDel="00910937">
          <w:rPr>
            <w:rFonts w:ascii="Times New Roman" w:hAnsi="Times New Roman" w:cs="Times New Roman"/>
            <w:color w:val="0000FF"/>
            <w:u w:val="single"/>
            <w:rPrChange w:id="2591" w:author="John Patrick Mullin" w:date="2020-07-06T10:45:00Z">
              <w:rPr>
                <w:color w:val="0000FF"/>
                <w:u w:val="single"/>
              </w:rPr>
            </w:rPrChange>
          </w:rPr>
          <w:delText>https://medium.com/@mantra</w:delText>
        </w:r>
      </w:del>
      <w:ins w:id="2592" w:author="James Anderson" w:date="2020-06-29T15:17:00Z">
        <w:del w:id="2593" w:author="Nicholas Krapels" w:date="2020-08-15T13:40:00Z">
          <w:r w:rsidR="001328F8" w:rsidRPr="00023D2C" w:rsidDel="00910937">
            <w:rPr>
              <w:rFonts w:ascii="Times New Roman" w:hAnsi="Times New Roman" w:cs="Times New Roman"/>
              <w:color w:val="0000FF"/>
              <w:u w:val="single"/>
              <w:rPrChange w:id="2594" w:author="John Patrick Mullin" w:date="2020-07-06T10:45:00Z">
                <w:rPr>
                  <w:color w:val="0000FF"/>
                  <w:u w:val="single"/>
                </w:rPr>
              </w:rPrChange>
            </w:rPr>
            <w:delText>MANTRA</w:delText>
          </w:r>
        </w:del>
      </w:ins>
      <w:del w:id="2595" w:author="Nicholas Krapels" w:date="2020-08-15T13:40:00Z">
        <w:r w:rsidRPr="00023D2C" w:rsidDel="00910937">
          <w:rPr>
            <w:rFonts w:ascii="Times New Roman" w:hAnsi="Times New Roman" w:cs="Times New Roman"/>
            <w:color w:val="0000FF"/>
            <w:u w:val="single"/>
            <w:rPrChange w:id="2596" w:author="John Patrick Mullin" w:date="2020-07-06T10:45:00Z">
              <w:rPr>
                <w:color w:val="0000FF"/>
                <w:u w:val="single"/>
              </w:rPr>
            </w:rPrChange>
          </w:rPr>
          <w:delText>dao</w:delText>
        </w:r>
      </w:del>
      <w:ins w:id="2597" w:author="James Anderson" w:date="2020-06-29T15:17:00Z">
        <w:del w:id="2598" w:author="Nicholas Krapels" w:date="2020-08-15T13:40:00Z">
          <w:r w:rsidR="001328F8" w:rsidRPr="00023D2C" w:rsidDel="00910937">
            <w:rPr>
              <w:rFonts w:ascii="Times New Roman" w:hAnsi="Times New Roman" w:cs="Times New Roman"/>
              <w:color w:val="0000FF"/>
              <w:u w:val="single"/>
              <w:rPrChange w:id="2599" w:author="John Patrick Mullin" w:date="2020-07-06T10:45:00Z">
                <w:rPr>
                  <w:color w:val="0000FF"/>
                  <w:u w:val="single"/>
                </w:rPr>
              </w:rPrChange>
            </w:rPr>
            <w:delText>DAO</w:delText>
          </w:r>
        </w:del>
      </w:ins>
      <w:del w:id="2600" w:author="Nicholas Krapels" w:date="2020-08-15T13:40:00Z">
        <w:r w:rsidR="001C46DD" w:rsidRPr="00023D2C" w:rsidDel="00910937">
          <w:rPr>
            <w:rFonts w:ascii="Times New Roman" w:hAnsi="Times New Roman" w:cs="Times New Roman"/>
            <w:color w:val="0000FF"/>
            <w:u w:val="single"/>
            <w:rPrChange w:id="2601" w:author="John Patrick Mullin" w:date="2020-07-06T10:45:00Z">
              <w:rPr>
                <w:color w:val="0000FF"/>
                <w:u w:val="single"/>
              </w:rPr>
            </w:rPrChange>
          </w:rPr>
          <w:fldChar w:fldCharType="end"/>
        </w:r>
      </w:del>
    </w:p>
    <w:p w14:paraId="0C7A73FC" w14:textId="754DE6DF" w:rsidR="00BC60FC" w:rsidRPr="00023D2C" w:rsidDel="00910937" w:rsidRDefault="00BC60FC">
      <w:pPr>
        <w:pStyle w:val="a"/>
        <w:rPr>
          <w:del w:id="2602" w:author="Nicholas Krapels" w:date="2020-08-15T13:40:00Z"/>
          <w:rFonts w:ascii="Times New Roman" w:hAnsi="Times New Roman" w:cs="Times New Roman"/>
          <w:rPrChange w:id="2603" w:author="John Patrick Mullin" w:date="2020-07-06T10:45:00Z">
            <w:rPr>
              <w:del w:id="2604" w:author="Nicholas Krapels" w:date="2020-08-15T13:40:00Z"/>
            </w:rPr>
          </w:rPrChange>
        </w:rPr>
      </w:pPr>
    </w:p>
    <w:p w14:paraId="50C04B49" w14:textId="489EE38F" w:rsidR="00BC60FC" w:rsidRPr="00023D2C" w:rsidDel="00910937" w:rsidRDefault="00BC60FC">
      <w:pPr>
        <w:pStyle w:val="a"/>
        <w:rPr>
          <w:del w:id="2605" w:author="Nicholas Krapels" w:date="2020-08-15T13:40:00Z"/>
          <w:rFonts w:ascii="Times New Roman" w:hAnsi="Times New Roman" w:cs="Times New Roman"/>
          <w:rPrChange w:id="2606" w:author="John Patrick Mullin" w:date="2020-07-06T10:45:00Z">
            <w:rPr>
              <w:del w:id="2607" w:author="Nicholas Krapels" w:date="2020-08-15T13:40:00Z"/>
            </w:rPr>
          </w:rPrChange>
        </w:rPr>
      </w:pPr>
    </w:p>
    <w:p w14:paraId="7C1506F5" w14:textId="128CCA2E" w:rsidR="00BC60FC" w:rsidRPr="00023D2C" w:rsidDel="00910937" w:rsidRDefault="00BC60FC">
      <w:pPr>
        <w:pStyle w:val="a"/>
        <w:rPr>
          <w:del w:id="2608" w:author="Nicholas Krapels" w:date="2020-08-15T13:40:00Z"/>
          <w:rFonts w:ascii="Times New Roman" w:hAnsi="Times New Roman" w:cs="Times New Roman"/>
          <w:rPrChange w:id="2609" w:author="John Patrick Mullin" w:date="2020-07-06T10:45:00Z">
            <w:rPr>
              <w:del w:id="2610" w:author="Nicholas Krapels" w:date="2020-08-15T13:40:00Z"/>
            </w:rPr>
          </w:rPrChange>
        </w:rPr>
      </w:pPr>
    </w:p>
    <w:p w14:paraId="4DB8E43B" w14:textId="3E350966" w:rsidR="00BC60FC" w:rsidRPr="00023D2C" w:rsidDel="00910937" w:rsidRDefault="00BC60FC">
      <w:pPr>
        <w:pStyle w:val="a"/>
        <w:rPr>
          <w:del w:id="2611" w:author="Nicholas Krapels" w:date="2020-08-15T13:40:00Z"/>
          <w:rFonts w:ascii="Times New Roman" w:hAnsi="Times New Roman" w:cs="Times New Roman"/>
          <w:rPrChange w:id="2612" w:author="John Patrick Mullin" w:date="2020-07-06T10:45:00Z">
            <w:rPr>
              <w:del w:id="2613" w:author="Nicholas Krapels" w:date="2020-08-15T13:40:00Z"/>
            </w:rPr>
          </w:rPrChange>
        </w:rPr>
      </w:pPr>
    </w:p>
    <w:p w14:paraId="491895C2" w14:textId="77777777" w:rsidR="00BC60FC" w:rsidRPr="00023D2C" w:rsidRDefault="00BC60FC">
      <w:pPr>
        <w:rPr>
          <w:rFonts w:ascii="Times New Roman" w:hAnsi="Times New Roman" w:cs="Times New Roman"/>
          <w:rPrChange w:id="2614" w:author="John Patrick Mullin" w:date="2020-07-06T10:45:00Z">
            <w:rPr/>
          </w:rPrChange>
        </w:rPr>
      </w:pPr>
    </w:p>
    <w:sectPr w:rsidR="00BC60FC" w:rsidRPr="00023D2C">
      <w:headerReference w:type="default" r:id="rId1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CE980" w14:textId="77777777" w:rsidR="00F11E9C" w:rsidRDefault="00F11E9C" w:rsidP="00246680">
      <w:r>
        <w:separator/>
      </w:r>
    </w:p>
  </w:endnote>
  <w:endnote w:type="continuationSeparator" w:id="0">
    <w:p w14:paraId="474A7E6C" w14:textId="77777777" w:rsidR="00F11E9C" w:rsidRDefault="00F11E9C" w:rsidP="00246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0D870" w14:textId="77777777" w:rsidR="00F11E9C" w:rsidRDefault="00F11E9C" w:rsidP="00246680">
      <w:r>
        <w:separator/>
      </w:r>
    </w:p>
  </w:footnote>
  <w:footnote w:type="continuationSeparator" w:id="0">
    <w:p w14:paraId="04965145" w14:textId="77777777" w:rsidR="00F11E9C" w:rsidRDefault="00F11E9C" w:rsidP="002466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4211E" w14:textId="42C62E61" w:rsidR="00246680" w:rsidRDefault="00805E36">
    <w:pPr>
      <w:pStyle w:val="Header"/>
    </w:pPr>
    <w:ins w:id="814" w:author="Nicholas Krapels" w:date="2020-08-15T13:33:00Z">
      <w:r>
        <w:rPr>
          <w:noProof/>
        </w:rPr>
        <w:drawing>
          <wp:anchor distT="0" distB="0" distL="114300" distR="114300" simplePos="0" relativeHeight="251664384" behindDoc="1" locked="0" layoutInCell="1" allowOverlap="1" wp14:anchorId="47EE0DFD" wp14:editId="75376F25">
            <wp:simplePos x="0" y="0"/>
            <wp:positionH relativeFrom="column">
              <wp:posOffset>2225675</wp:posOffset>
            </wp:positionH>
            <wp:positionV relativeFrom="paragraph">
              <wp:posOffset>-299730</wp:posOffset>
            </wp:positionV>
            <wp:extent cx="950976" cy="685800"/>
            <wp:effectExtent l="0" t="0" r="1905" b="0"/>
            <wp:wrapNone/>
            <wp:docPr id="15" name="Drawing 0" descr="A picture containing ligh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Drawing 0" descr="A picture containing ligh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0976" cy="685800"/>
                    </a:xfrm>
                    <a:prstGeom prst="rect">
                      <a:avLst/>
                    </a:prstGeom>
                  </pic:spPr>
                </pic:pic>
              </a:graphicData>
            </a:graphic>
            <wp14:sizeRelH relativeFrom="page">
              <wp14:pctWidth>0</wp14:pctWidth>
            </wp14:sizeRelH>
            <wp14:sizeRelV relativeFrom="page">
              <wp14:pctHeight>0</wp14:pctHeight>
            </wp14:sizeRelV>
          </wp:anchor>
        </w:drawing>
      </w:r>
    </w:ins>
    <w:ins w:id="815" w:author="John Patrick Mullin" w:date="2020-07-06T10:18:00Z">
      <w:del w:id="816" w:author="Nicholas Krapels" w:date="2020-08-15T13:33:00Z">
        <w:r w:rsidR="00246680" w:rsidDel="00805E36">
          <w:rPr>
            <w:noProof/>
          </w:rPr>
          <w:drawing>
            <wp:anchor distT="0" distB="0" distL="114300" distR="114300" simplePos="0" relativeHeight="251660288" behindDoc="1" locked="0" layoutInCell="1" allowOverlap="1" wp14:anchorId="5580B601" wp14:editId="6BEB73CB">
              <wp:simplePos x="0" y="0"/>
              <wp:positionH relativeFrom="column">
                <wp:posOffset>1661532</wp:posOffset>
              </wp:positionH>
              <wp:positionV relativeFrom="paragraph">
                <wp:posOffset>-435533</wp:posOffset>
              </wp:positionV>
              <wp:extent cx="2439886" cy="947420"/>
              <wp:effectExtent l="0" t="0" r="0" b="5080"/>
              <wp:wrapNone/>
              <wp:docPr id="10" name="Drawing 0" descr="图片"/>
              <wp:cNvGraphicFramePr/>
              <a:graphic xmlns:a="http://schemas.openxmlformats.org/drawingml/2006/main">
                <a:graphicData uri="http://schemas.openxmlformats.org/drawingml/2006/picture">
                  <pic:pic xmlns:pic="http://schemas.openxmlformats.org/drawingml/2006/picture">
                    <pic:nvPicPr>
                      <pic:cNvPr id="10" name="Drawing 0" descr="图片"/>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2439886" cy="947420"/>
                      </a:xfrm>
                      <a:prstGeom prst="rect">
                        <a:avLst/>
                      </a:prstGeom>
                    </pic:spPr>
                  </pic:pic>
                </a:graphicData>
              </a:graphic>
              <wp14:sizeRelH relativeFrom="page">
                <wp14:pctWidth>0</wp14:pctWidth>
              </wp14:sizeRelH>
              <wp14:sizeRelV relativeFrom="page">
                <wp14:pctHeight>0</wp14:pctHeight>
              </wp14:sizeRelV>
            </wp:anchor>
          </w:drawing>
        </w:r>
      </w:del>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86D79" w14:textId="5632B869" w:rsidR="00246680" w:rsidRPr="00212530" w:rsidRDefault="00246680" w:rsidP="00212530">
    <w:pPr>
      <w:pStyle w:val="Header"/>
    </w:pPr>
    <w:ins w:id="817" w:author="John Patrick Mullin" w:date="2020-07-06T10:18:00Z">
      <w:r>
        <w:rPr>
          <w:noProof/>
        </w:rPr>
        <w:drawing>
          <wp:anchor distT="0" distB="0" distL="114300" distR="114300" simplePos="0" relativeHeight="251662336" behindDoc="1" locked="0" layoutInCell="1" allowOverlap="1" wp14:anchorId="72D97CAB" wp14:editId="484F2EFD">
            <wp:simplePos x="0" y="0"/>
            <wp:positionH relativeFrom="column">
              <wp:posOffset>2225040</wp:posOffset>
            </wp:positionH>
            <wp:positionV relativeFrom="paragraph">
              <wp:posOffset>-291350</wp:posOffset>
            </wp:positionV>
            <wp:extent cx="950976" cy="685800"/>
            <wp:effectExtent l="0" t="0" r="1905" b="0"/>
            <wp:wrapNone/>
            <wp:docPr id="11" name="Drawing 0"/>
            <wp:cNvGraphicFramePr/>
            <a:graphic xmlns:a="http://schemas.openxmlformats.org/drawingml/2006/main">
              <a:graphicData uri="http://schemas.openxmlformats.org/drawingml/2006/picture">
                <pic:pic xmlns:pic="http://schemas.openxmlformats.org/drawingml/2006/picture">
                  <pic:nvPicPr>
                    <pic:cNvPr id="11" name="Drawing 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0976" cy="685800"/>
                    </a:xfrm>
                    <a:prstGeom prst="rect">
                      <a:avLst/>
                    </a:prstGeom>
                  </pic:spPr>
                </pic:pic>
              </a:graphicData>
            </a:graphic>
            <wp14:sizeRelH relativeFrom="page">
              <wp14:pctWidth>0</wp14:pctWidth>
            </wp14:sizeRelH>
            <wp14:sizeRelV relativeFrom="page">
              <wp14:pctHeight>0</wp14:pctHeight>
            </wp14:sizeRelV>
          </wp:anchor>
        </w:drawing>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E383" w14:textId="6D1702D7" w:rsidR="00246680" w:rsidRPr="00246680" w:rsidRDefault="00246680" w:rsidP="00246680">
    <w:pPr>
      <w:pStyle w:val="Header"/>
    </w:pPr>
    <w:moveToRangeStart w:id="2615" w:author="John Patrick Mullin" w:date="2020-07-06T10:18:00Z" w:name="move44923099"/>
    <w:moveTo w:id="2616" w:author="John Patrick Mullin" w:date="2020-07-06T10:18:00Z">
      <w:del w:id="2617" w:author="Nicholas Krapels" w:date="2020-08-15T13:37:00Z">
        <w:r w:rsidDel="00910937">
          <w:rPr>
            <w:noProof/>
          </w:rPr>
          <w:drawing>
            <wp:anchor distT="0" distB="0" distL="114300" distR="114300" simplePos="0" relativeHeight="251658240" behindDoc="1" locked="0" layoutInCell="1" allowOverlap="1" wp14:anchorId="778EE6C7" wp14:editId="26D4D2EA">
              <wp:simplePos x="0" y="0"/>
              <wp:positionH relativeFrom="column">
                <wp:posOffset>1310268</wp:posOffset>
              </wp:positionH>
              <wp:positionV relativeFrom="paragraph">
                <wp:posOffset>-506931</wp:posOffset>
              </wp:positionV>
              <wp:extent cx="2439886" cy="947420"/>
              <wp:effectExtent l="0" t="0" r="0" b="5080"/>
              <wp:wrapNone/>
              <wp:docPr id="9"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446811" cy="950109"/>
                      </a:xfrm>
                      <a:prstGeom prst="rect">
                        <a:avLst/>
                      </a:prstGeom>
                    </pic:spPr>
                  </pic:pic>
                </a:graphicData>
              </a:graphic>
              <wp14:sizeRelH relativeFrom="page">
                <wp14:pctWidth>0</wp14:pctWidth>
              </wp14:sizeRelH>
              <wp14:sizeRelV relativeFrom="page">
                <wp14:pctHeight>0</wp14:pctHeight>
              </wp14:sizeRelV>
            </wp:anchor>
          </w:drawing>
        </w:r>
      </w:del>
    </w:moveTo>
    <w:moveToRangeEnd w:id="261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67C2"/>
    <w:multiLevelType w:val="hybridMultilevel"/>
    <w:tmpl w:val="A808B5FC"/>
    <w:lvl w:ilvl="0" w:tplc="27D68D3A">
      <w:start w:val="1"/>
      <w:numFmt w:val="bullet"/>
      <w:lvlText w:val=""/>
      <w:lvlJc w:val="left"/>
      <w:pPr>
        <w:ind w:left="420" w:hanging="420"/>
      </w:pPr>
      <w:rPr>
        <w:rFonts w:ascii="Wingdings" w:hAnsi="Wingdings"/>
      </w:rPr>
    </w:lvl>
    <w:lvl w:ilvl="1" w:tplc="77265A24">
      <w:start w:val="1"/>
      <w:numFmt w:val="bullet"/>
      <w:lvlText w:val=""/>
      <w:lvlJc w:val="left"/>
      <w:pPr>
        <w:ind w:left="840" w:hanging="420"/>
      </w:pPr>
      <w:rPr>
        <w:rFonts w:ascii="Wingdings" w:hAnsi="Wingdings"/>
      </w:rPr>
    </w:lvl>
    <w:lvl w:ilvl="2" w:tplc="AC42F124">
      <w:start w:val="1"/>
      <w:numFmt w:val="bullet"/>
      <w:lvlText w:val=""/>
      <w:lvlJc w:val="left"/>
      <w:pPr>
        <w:ind w:left="1260" w:hanging="420"/>
      </w:pPr>
      <w:rPr>
        <w:rFonts w:ascii="Wingdings" w:hAnsi="Wingdings"/>
      </w:rPr>
    </w:lvl>
    <w:lvl w:ilvl="3" w:tplc="8DEC3624">
      <w:start w:val="1"/>
      <w:numFmt w:val="bullet"/>
      <w:lvlText w:val=""/>
      <w:lvlJc w:val="left"/>
      <w:pPr>
        <w:ind w:left="1680" w:hanging="420"/>
      </w:pPr>
      <w:rPr>
        <w:rFonts w:ascii="Wingdings" w:hAnsi="Wingdings"/>
      </w:rPr>
    </w:lvl>
    <w:lvl w:ilvl="4" w:tplc="5E26618C">
      <w:start w:val="1"/>
      <w:numFmt w:val="bullet"/>
      <w:lvlText w:val=""/>
      <w:lvlJc w:val="left"/>
      <w:pPr>
        <w:ind w:left="2100" w:hanging="420"/>
      </w:pPr>
      <w:rPr>
        <w:rFonts w:ascii="Wingdings" w:hAnsi="Wingdings"/>
      </w:rPr>
    </w:lvl>
    <w:lvl w:ilvl="5" w:tplc="B690464A">
      <w:start w:val="1"/>
      <w:numFmt w:val="bullet"/>
      <w:lvlText w:val=""/>
      <w:lvlJc w:val="left"/>
      <w:pPr>
        <w:ind w:left="2520" w:hanging="420"/>
      </w:pPr>
      <w:rPr>
        <w:rFonts w:ascii="Wingdings" w:hAnsi="Wingdings"/>
      </w:rPr>
    </w:lvl>
    <w:lvl w:ilvl="6" w:tplc="172A0124">
      <w:start w:val="1"/>
      <w:numFmt w:val="bullet"/>
      <w:lvlText w:val=""/>
      <w:lvlJc w:val="left"/>
      <w:pPr>
        <w:ind w:left="2940" w:hanging="420"/>
      </w:pPr>
      <w:rPr>
        <w:rFonts w:ascii="Wingdings" w:hAnsi="Wingdings"/>
      </w:rPr>
    </w:lvl>
    <w:lvl w:ilvl="7" w:tplc="3C969686">
      <w:start w:val="1"/>
      <w:numFmt w:val="bullet"/>
      <w:lvlText w:val=""/>
      <w:lvlJc w:val="left"/>
      <w:pPr>
        <w:ind w:left="3360" w:hanging="420"/>
      </w:pPr>
      <w:rPr>
        <w:rFonts w:ascii="Wingdings" w:hAnsi="Wingdings"/>
      </w:rPr>
    </w:lvl>
    <w:lvl w:ilvl="8" w:tplc="1C5E8784">
      <w:start w:val="1"/>
      <w:numFmt w:val="bullet"/>
      <w:lvlText w:val=""/>
      <w:lvlJc w:val="left"/>
      <w:pPr>
        <w:ind w:left="3780" w:hanging="420"/>
      </w:pPr>
      <w:rPr>
        <w:rFonts w:ascii="Wingdings" w:hAnsi="Wingdings"/>
      </w:rPr>
    </w:lvl>
  </w:abstractNum>
  <w:abstractNum w:abstractNumId="1" w15:restartNumberingAfterBreak="0">
    <w:nsid w:val="029135C3"/>
    <w:multiLevelType w:val="hybridMultilevel"/>
    <w:tmpl w:val="6AF825B4"/>
    <w:lvl w:ilvl="0" w:tplc="E204318A">
      <w:start w:val="1"/>
      <w:numFmt w:val="bullet"/>
      <w:lvlText w:val=""/>
      <w:lvlJc w:val="left"/>
      <w:pPr>
        <w:ind w:left="420" w:hanging="420"/>
      </w:pPr>
      <w:rPr>
        <w:rFonts w:ascii="Wingdings" w:hAnsi="Wingdings"/>
      </w:rPr>
    </w:lvl>
    <w:lvl w:ilvl="1" w:tplc="C9D6C89E">
      <w:start w:val="1"/>
      <w:numFmt w:val="bullet"/>
      <w:lvlText w:val=""/>
      <w:lvlJc w:val="left"/>
      <w:pPr>
        <w:ind w:left="840" w:hanging="420"/>
      </w:pPr>
      <w:rPr>
        <w:rFonts w:ascii="Wingdings" w:hAnsi="Wingdings"/>
      </w:rPr>
    </w:lvl>
    <w:lvl w:ilvl="2" w:tplc="0B8E9C66">
      <w:start w:val="1"/>
      <w:numFmt w:val="bullet"/>
      <w:lvlText w:val=""/>
      <w:lvlJc w:val="left"/>
      <w:pPr>
        <w:ind w:left="1260" w:hanging="420"/>
      </w:pPr>
      <w:rPr>
        <w:rFonts w:ascii="Wingdings" w:hAnsi="Wingdings"/>
      </w:rPr>
    </w:lvl>
    <w:lvl w:ilvl="3" w:tplc="6D26B5B4">
      <w:start w:val="1"/>
      <w:numFmt w:val="bullet"/>
      <w:lvlText w:val=""/>
      <w:lvlJc w:val="left"/>
      <w:pPr>
        <w:ind w:left="1680" w:hanging="420"/>
      </w:pPr>
      <w:rPr>
        <w:rFonts w:ascii="Wingdings" w:hAnsi="Wingdings"/>
      </w:rPr>
    </w:lvl>
    <w:lvl w:ilvl="4" w:tplc="5F2A4EEA">
      <w:start w:val="1"/>
      <w:numFmt w:val="bullet"/>
      <w:lvlText w:val=""/>
      <w:lvlJc w:val="left"/>
      <w:pPr>
        <w:ind w:left="2100" w:hanging="420"/>
      </w:pPr>
      <w:rPr>
        <w:rFonts w:ascii="Wingdings" w:hAnsi="Wingdings"/>
      </w:rPr>
    </w:lvl>
    <w:lvl w:ilvl="5" w:tplc="D592C842">
      <w:start w:val="1"/>
      <w:numFmt w:val="bullet"/>
      <w:lvlText w:val=""/>
      <w:lvlJc w:val="left"/>
      <w:pPr>
        <w:ind w:left="2520" w:hanging="420"/>
      </w:pPr>
      <w:rPr>
        <w:rFonts w:ascii="Wingdings" w:hAnsi="Wingdings"/>
      </w:rPr>
    </w:lvl>
    <w:lvl w:ilvl="6" w:tplc="120CA7E2">
      <w:start w:val="1"/>
      <w:numFmt w:val="bullet"/>
      <w:lvlText w:val=""/>
      <w:lvlJc w:val="left"/>
      <w:pPr>
        <w:ind w:left="2940" w:hanging="420"/>
      </w:pPr>
      <w:rPr>
        <w:rFonts w:ascii="Wingdings" w:hAnsi="Wingdings"/>
      </w:rPr>
    </w:lvl>
    <w:lvl w:ilvl="7" w:tplc="1BDE692E">
      <w:start w:val="1"/>
      <w:numFmt w:val="bullet"/>
      <w:lvlText w:val=""/>
      <w:lvlJc w:val="left"/>
      <w:pPr>
        <w:ind w:left="3360" w:hanging="420"/>
      </w:pPr>
      <w:rPr>
        <w:rFonts w:ascii="Wingdings" w:hAnsi="Wingdings"/>
      </w:rPr>
    </w:lvl>
    <w:lvl w:ilvl="8" w:tplc="96245BAA">
      <w:start w:val="1"/>
      <w:numFmt w:val="bullet"/>
      <w:lvlText w:val=""/>
      <w:lvlJc w:val="left"/>
      <w:pPr>
        <w:ind w:left="3780" w:hanging="420"/>
      </w:pPr>
      <w:rPr>
        <w:rFonts w:ascii="Wingdings" w:hAnsi="Wingdings"/>
      </w:rPr>
    </w:lvl>
  </w:abstractNum>
  <w:abstractNum w:abstractNumId="2" w15:restartNumberingAfterBreak="0">
    <w:nsid w:val="04304E63"/>
    <w:multiLevelType w:val="hybridMultilevel"/>
    <w:tmpl w:val="C5D869EA"/>
    <w:lvl w:ilvl="0" w:tplc="D0F87386">
      <w:start w:val="1"/>
      <w:numFmt w:val="bullet"/>
      <w:lvlText w:val=""/>
      <w:lvlJc w:val="left"/>
      <w:pPr>
        <w:ind w:left="420" w:hanging="420"/>
      </w:pPr>
      <w:rPr>
        <w:rFonts w:ascii="Wingdings" w:hAnsi="Wingdings"/>
      </w:rPr>
    </w:lvl>
    <w:lvl w:ilvl="1" w:tplc="3CAAB89A">
      <w:start w:val="1"/>
      <w:numFmt w:val="bullet"/>
      <w:lvlText w:val=""/>
      <w:lvlJc w:val="left"/>
      <w:pPr>
        <w:ind w:left="840" w:hanging="420"/>
      </w:pPr>
      <w:rPr>
        <w:rFonts w:ascii="Wingdings" w:hAnsi="Wingdings"/>
      </w:rPr>
    </w:lvl>
    <w:lvl w:ilvl="2" w:tplc="95BCE4F4">
      <w:start w:val="1"/>
      <w:numFmt w:val="bullet"/>
      <w:lvlText w:val=""/>
      <w:lvlJc w:val="left"/>
      <w:pPr>
        <w:ind w:left="1260" w:hanging="420"/>
      </w:pPr>
      <w:rPr>
        <w:rFonts w:ascii="Wingdings" w:hAnsi="Wingdings"/>
      </w:rPr>
    </w:lvl>
    <w:lvl w:ilvl="3" w:tplc="2AF094EC">
      <w:start w:val="1"/>
      <w:numFmt w:val="bullet"/>
      <w:lvlText w:val=""/>
      <w:lvlJc w:val="left"/>
      <w:pPr>
        <w:ind w:left="1680" w:hanging="420"/>
      </w:pPr>
      <w:rPr>
        <w:rFonts w:ascii="Wingdings" w:hAnsi="Wingdings"/>
      </w:rPr>
    </w:lvl>
    <w:lvl w:ilvl="4" w:tplc="96D04570">
      <w:start w:val="1"/>
      <w:numFmt w:val="bullet"/>
      <w:lvlText w:val=""/>
      <w:lvlJc w:val="left"/>
      <w:pPr>
        <w:ind w:left="2100" w:hanging="420"/>
      </w:pPr>
      <w:rPr>
        <w:rFonts w:ascii="Wingdings" w:hAnsi="Wingdings"/>
      </w:rPr>
    </w:lvl>
    <w:lvl w:ilvl="5" w:tplc="58AE6276">
      <w:start w:val="1"/>
      <w:numFmt w:val="bullet"/>
      <w:lvlText w:val=""/>
      <w:lvlJc w:val="left"/>
      <w:pPr>
        <w:ind w:left="2520" w:hanging="420"/>
      </w:pPr>
      <w:rPr>
        <w:rFonts w:ascii="Wingdings" w:hAnsi="Wingdings"/>
      </w:rPr>
    </w:lvl>
    <w:lvl w:ilvl="6" w:tplc="C84A59E2">
      <w:start w:val="1"/>
      <w:numFmt w:val="bullet"/>
      <w:lvlText w:val=""/>
      <w:lvlJc w:val="left"/>
      <w:pPr>
        <w:ind w:left="2940" w:hanging="420"/>
      </w:pPr>
      <w:rPr>
        <w:rFonts w:ascii="Wingdings" w:hAnsi="Wingdings"/>
      </w:rPr>
    </w:lvl>
    <w:lvl w:ilvl="7" w:tplc="C93E09CC">
      <w:start w:val="1"/>
      <w:numFmt w:val="bullet"/>
      <w:lvlText w:val=""/>
      <w:lvlJc w:val="left"/>
      <w:pPr>
        <w:ind w:left="3360" w:hanging="420"/>
      </w:pPr>
      <w:rPr>
        <w:rFonts w:ascii="Wingdings" w:hAnsi="Wingdings"/>
      </w:rPr>
    </w:lvl>
    <w:lvl w:ilvl="8" w:tplc="1534B890">
      <w:start w:val="1"/>
      <w:numFmt w:val="bullet"/>
      <w:lvlText w:val=""/>
      <w:lvlJc w:val="left"/>
      <w:pPr>
        <w:ind w:left="3780" w:hanging="420"/>
      </w:pPr>
      <w:rPr>
        <w:rFonts w:ascii="Wingdings" w:hAnsi="Wingdings"/>
      </w:rPr>
    </w:lvl>
  </w:abstractNum>
  <w:abstractNum w:abstractNumId="3" w15:restartNumberingAfterBreak="0">
    <w:nsid w:val="04A67AD0"/>
    <w:multiLevelType w:val="hybridMultilevel"/>
    <w:tmpl w:val="969C56F8"/>
    <w:lvl w:ilvl="0" w:tplc="E1EA628E">
      <w:start w:val="1"/>
      <w:numFmt w:val="bullet"/>
      <w:lvlText w:val=""/>
      <w:lvlJc w:val="left"/>
      <w:pPr>
        <w:ind w:left="420" w:hanging="420"/>
      </w:pPr>
      <w:rPr>
        <w:rFonts w:ascii="Wingdings" w:hAnsi="Wingdings"/>
      </w:rPr>
    </w:lvl>
    <w:lvl w:ilvl="1" w:tplc="4C4C8BCE">
      <w:start w:val="1"/>
      <w:numFmt w:val="bullet"/>
      <w:lvlText w:val=""/>
      <w:lvlJc w:val="left"/>
      <w:pPr>
        <w:ind w:left="840" w:hanging="420"/>
      </w:pPr>
      <w:rPr>
        <w:rFonts w:ascii="Wingdings" w:hAnsi="Wingdings"/>
      </w:rPr>
    </w:lvl>
    <w:lvl w:ilvl="2" w:tplc="BFF005A2">
      <w:start w:val="1"/>
      <w:numFmt w:val="bullet"/>
      <w:lvlText w:val=""/>
      <w:lvlJc w:val="left"/>
      <w:pPr>
        <w:ind w:left="1260" w:hanging="420"/>
      </w:pPr>
      <w:rPr>
        <w:rFonts w:ascii="Wingdings" w:hAnsi="Wingdings"/>
      </w:rPr>
    </w:lvl>
    <w:lvl w:ilvl="3" w:tplc="812868CE">
      <w:start w:val="1"/>
      <w:numFmt w:val="bullet"/>
      <w:lvlText w:val=""/>
      <w:lvlJc w:val="left"/>
      <w:pPr>
        <w:ind w:left="1680" w:hanging="420"/>
      </w:pPr>
      <w:rPr>
        <w:rFonts w:ascii="Wingdings" w:hAnsi="Wingdings"/>
      </w:rPr>
    </w:lvl>
    <w:lvl w:ilvl="4" w:tplc="14D4721A">
      <w:start w:val="1"/>
      <w:numFmt w:val="bullet"/>
      <w:lvlText w:val=""/>
      <w:lvlJc w:val="left"/>
      <w:pPr>
        <w:ind w:left="2100" w:hanging="420"/>
      </w:pPr>
      <w:rPr>
        <w:rFonts w:ascii="Wingdings" w:hAnsi="Wingdings"/>
      </w:rPr>
    </w:lvl>
    <w:lvl w:ilvl="5" w:tplc="EAD6A8E0">
      <w:start w:val="1"/>
      <w:numFmt w:val="bullet"/>
      <w:lvlText w:val=""/>
      <w:lvlJc w:val="left"/>
      <w:pPr>
        <w:ind w:left="2520" w:hanging="420"/>
      </w:pPr>
      <w:rPr>
        <w:rFonts w:ascii="Wingdings" w:hAnsi="Wingdings"/>
      </w:rPr>
    </w:lvl>
    <w:lvl w:ilvl="6" w:tplc="34CCEBA2">
      <w:start w:val="1"/>
      <w:numFmt w:val="bullet"/>
      <w:lvlText w:val=""/>
      <w:lvlJc w:val="left"/>
      <w:pPr>
        <w:ind w:left="2940" w:hanging="420"/>
      </w:pPr>
      <w:rPr>
        <w:rFonts w:ascii="Wingdings" w:hAnsi="Wingdings"/>
      </w:rPr>
    </w:lvl>
    <w:lvl w:ilvl="7" w:tplc="626C2C0E">
      <w:start w:val="1"/>
      <w:numFmt w:val="bullet"/>
      <w:lvlText w:val=""/>
      <w:lvlJc w:val="left"/>
      <w:pPr>
        <w:ind w:left="3360" w:hanging="420"/>
      </w:pPr>
      <w:rPr>
        <w:rFonts w:ascii="Wingdings" w:hAnsi="Wingdings"/>
      </w:rPr>
    </w:lvl>
    <w:lvl w:ilvl="8" w:tplc="73842D44">
      <w:start w:val="1"/>
      <w:numFmt w:val="bullet"/>
      <w:lvlText w:val=""/>
      <w:lvlJc w:val="left"/>
      <w:pPr>
        <w:ind w:left="3780" w:hanging="420"/>
      </w:pPr>
      <w:rPr>
        <w:rFonts w:ascii="Wingdings" w:hAnsi="Wingdings"/>
      </w:rPr>
    </w:lvl>
  </w:abstractNum>
  <w:abstractNum w:abstractNumId="4" w15:restartNumberingAfterBreak="0">
    <w:nsid w:val="05DD1CE0"/>
    <w:multiLevelType w:val="hybridMultilevel"/>
    <w:tmpl w:val="E2F439E2"/>
    <w:lvl w:ilvl="0" w:tplc="FCF2935E">
      <w:start w:val="1"/>
      <w:numFmt w:val="bullet"/>
      <w:lvlText w:val=""/>
      <w:lvlJc w:val="left"/>
      <w:pPr>
        <w:ind w:left="420" w:hanging="420"/>
      </w:pPr>
      <w:rPr>
        <w:rFonts w:ascii="Wingdings" w:hAnsi="Wingdings"/>
      </w:rPr>
    </w:lvl>
    <w:lvl w:ilvl="1" w:tplc="E6584CBC">
      <w:start w:val="1"/>
      <w:numFmt w:val="bullet"/>
      <w:lvlText w:val=""/>
      <w:lvlJc w:val="left"/>
      <w:pPr>
        <w:ind w:left="840" w:hanging="420"/>
      </w:pPr>
      <w:rPr>
        <w:rFonts w:ascii="Wingdings" w:hAnsi="Wingdings"/>
      </w:rPr>
    </w:lvl>
    <w:lvl w:ilvl="2" w:tplc="2D1C03C4">
      <w:start w:val="1"/>
      <w:numFmt w:val="bullet"/>
      <w:lvlText w:val=""/>
      <w:lvlJc w:val="left"/>
      <w:pPr>
        <w:ind w:left="1260" w:hanging="420"/>
      </w:pPr>
      <w:rPr>
        <w:rFonts w:ascii="Wingdings" w:hAnsi="Wingdings"/>
      </w:rPr>
    </w:lvl>
    <w:lvl w:ilvl="3" w:tplc="F0A8F356">
      <w:start w:val="1"/>
      <w:numFmt w:val="bullet"/>
      <w:lvlText w:val=""/>
      <w:lvlJc w:val="left"/>
      <w:pPr>
        <w:ind w:left="1680" w:hanging="420"/>
      </w:pPr>
      <w:rPr>
        <w:rFonts w:ascii="Wingdings" w:hAnsi="Wingdings"/>
      </w:rPr>
    </w:lvl>
    <w:lvl w:ilvl="4" w:tplc="AA6C7474">
      <w:start w:val="1"/>
      <w:numFmt w:val="bullet"/>
      <w:lvlText w:val=""/>
      <w:lvlJc w:val="left"/>
      <w:pPr>
        <w:ind w:left="2100" w:hanging="420"/>
      </w:pPr>
      <w:rPr>
        <w:rFonts w:ascii="Wingdings" w:hAnsi="Wingdings"/>
      </w:rPr>
    </w:lvl>
    <w:lvl w:ilvl="5" w:tplc="E1E241B0">
      <w:start w:val="1"/>
      <w:numFmt w:val="bullet"/>
      <w:lvlText w:val=""/>
      <w:lvlJc w:val="left"/>
      <w:pPr>
        <w:ind w:left="2520" w:hanging="420"/>
      </w:pPr>
      <w:rPr>
        <w:rFonts w:ascii="Wingdings" w:hAnsi="Wingdings"/>
      </w:rPr>
    </w:lvl>
    <w:lvl w:ilvl="6" w:tplc="752A4EB2">
      <w:start w:val="1"/>
      <w:numFmt w:val="bullet"/>
      <w:lvlText w:val=""/>
      <w:lvlJc w:val="left"/>
      <w:pPr>
        <w:ind w:left="2940" w:hanging="420"/>
      </w:pPr>
      <w:rPr>
        <w:rFonts w:ascii="Wingdings" w:hAnsi="Wingdings"/>
      </w:rPr>
    </w:lvl>
    <w:lvl w:ilvl="7" w:tplc="5168977E">
      <w:start w:val="1"/>
      <w:numFmt w:val="bullet"/>
      <w:lvlText w:val=""/>
      <w:lvlJc w:val="left"/>
      <w:pPr>
        <w:ind w:left="3360" w:hanging="420"/>
      </w:pPr>
      <w:rPr>
        <w:rFonts w:ascii="Wingdings" w:hAnsi="Wingdings"/>
      </w:rPr>
    </w:lvl>
    <w:lvl w:ilvl="8" w:tplc="28383470">
      <w:start w:val="1"/>
      <w:numFmt w:val="bullet"/>
      <w:lvlText w:val=""/>
      <w:lvlJc w:val="left"/>
      <w:pPr>
        <w:ind w:left="3780" w:hanging="420"/>
      </w:pPr>
      <w:rPr>
        <w:rFonts w:ascii="Wingdings" w:hAnsi="Wingdings"/>
      </w:rPr>
    </w:lvl>
  </w:abstractNum>
  <w:abstractNum w:abstractNumId="5" w15:restartNumberingAfterBreak="0">
    <w:nsid w:val="083F7897"/>
    <w:multiLevelType w:val="hybridMultilevel"/>
    <w:tmpl w:val="2C622C20"/>
    <w:lvl w:ilvl="0" w:tplc="55ECD85C">
      <w:start w:val="1"/>
      <w:numFmt w:val="bullet"/>
      <w:lvlText w:val=""/>
      <w:lvlJc w:val="left"/>
      <w:pPr>
        <w:ind w:left="420" w:hanging="420"/>
      </w:pPr>
      <w:rPr>
        <w:rFonts w:ascii="Wingdings" w:hAnsi="Wingdings"/>
      </w:rPr>
    </w:lvl>
    <w:lvl w:ilvl="1" w:tplc="FCD63FFA">
      <w:start w:val="1"/>
      <w:numFmt w:val="bullet"/>
      <w:lvlText w:val=""/>
      <w:lvlJc w:val="left"/>
      <w:pPr>
        <w:ind w:left="840" w:hanging="420"/>
      </w:pPr>
      <w:rPr>
        <w:rFonts w:ascii="Wingdings" w:hAnsi="Wingdings"/>
      </w:rPr>
    </w:lvl>
    <w:lvl w:ilvl="2" w:tplc="C36A38C4">
      <w:start w:val="1"/>
      <w:numFmt w:val="bullet"/>
      <w:lvlText w:val=""/>
      <w:lvlJc w:val="left"/>
      <w:pPr>
        <w:ind w:left="1260" w:hanging="420"/>
      </w:pPr>
      <w:rPr>
        <w:rFonts w:ascii="Wingdings" w:hAnsi="Wingdings"/>
      </w:rPr>
    </w:lvl>
    <w:lvl w:ilvl="3" w:tplc="0E729CC0">
      <w:start w:val="1"/>
      <w:numFmt w:val="bullet"/>
      <w:lvlText w:val=""/>
      <w:lvlJc w:val="left"/>
      <w:pPr>
        <w:ind w:left="1680" w:hanging="420"/>
      </w:pPr>
      <w:rPr>
        <w:rFonts w:ascii="Wingdings" w:hAnsi="Wingdings"/>
      </w:rPr>
    </w:lvl>
    <w:lvl w:ilvl="4" w:tplc="E9AE6230">
      <w:start w:val="1"/>
      <w:numFmt w:val="bullet"/>
      <w:lvlText w:val=""/>
      <w:lvlJc w:val="left"/>
      <w:pPr>
        <w:ind w:left="2100" w:hanging="420"/>
      </w:pPr>
      <w:rPr>
        <w:rFonts w:ascii="Wingdings" w:hAnsi="Wingdings"/>
      </w:rPr>
    </w:lvl>
    <w:lvl w:ilvl="5" w:tplc="3C947892">
      <w:start w:val="1"/>
      <w:numFmt w:val="bullet"/>
      <w:lvlText w:val=""/>
      <w:lvlJc w:val="left"/>
      <w:pPr>
        <w:ind w:left="2520" w:hanging="420"/>
      </w:pPr>
      <w:rPr>
        <w:rFonts w:ascii="Wingdings" w:hAnsi="Wingdings"/>
      </w:rPr>
    </w:lvl>
    <w:lvl w:ilvl="6" w:tplc="05E218EA">
      <w:start w:val="1"/>
      <w:numFmt w:val="bullet"/>
      <w:lvlText w:val=""/>
      <w:lvlJc w:val="left"/>
      <w:pPr>
        <w:ind w:left="2940" w:hanging="420"/>
      </w:pPr>
      <w:rPr>
        <w:rFonts w:ascii="Wingdings" w:hAnsi="Wingdings"/>
      </w:rPr>
    </w:lvl>
    <w:lvl w:ilvl="7" w:tplc="49CC6F52">
      <w:start w:val="1"/>
      <w:numFmt w:val="bullet"/>
      <w:lvlText w:val=""/>
      <w:lvlJc w:val="left"/>
      <w:pPr>
        <w:ind w:left="3360" w:hanging="420"/>
      </w:pPr>
      <w:rPr>
        <w:rFonts w:ascii="Wingdings" w:hAnsi="Wingdings"/>
      </w:rPr>
    </w:lvl>
    <w:lvl w:ilvl="8" w:tplc="3FD6463E">
      <w:start w:val="1"/>
      <w:numFmt w:val="bullet"/>
      <w:lvlText w:val=""/>
      <w:lvlJc w:val="left"/>
      <w:pPr>
        <w:ind w:left="3780" w:hanging="420"/>
      </w:pPr>
      <w:rPr>
        <w:rFonts w:ascii="Wingdings" w:hAnsi="Wingdings"/>
      </w:rPr>
    </w:lvl>
  </w:abstractNum>
  <w:abstractNum w:abstractNumId="6" w15:restartNumberingAfterBreak="0">
    <w:nsid w:val="0C803C73"/>
    <w:multiLevelType w:val="hybridMultilevel"/>
    <w:tmpl w:val="C4242398"/>
    <w:lvl w:ilvl="0" w:tplc="78745768">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0EBD0D0C"/>
    <w:multiLevelType w:val="hybridMultilevel"/>
    <w:tmpl w:val="896438C0"/>
    <w:lvl w:ilvl="0" w:tplc="A0661970">
      <w:start w:val="1"/>
      <w:numFmt w:val="bullet"/>
      <w:lvlText w:val=""/>
      <w:lvlJc w:val="left"/>
      <w:pPr>
        <w:ind w:left="420" w:hanging="420"/>
      </w:pPr>
      <w:rPr>
        <w:rFonts w:ascii="Wingdings" w:hAnsi="Wingdings"/>
      </w:rPr>
    </w:lvl>
    <w:lvl w:ilvl="1" w:tplc="5B821DFA">
      <w:start w:val="1"/>
      <w:numFmt w:val="bullet"/>
      <w:lvlText w:val=""/>
      <w:lvlJc w:val="left"/>
      <w:pPr>
        <w:ind w:left="840" w:hanging="420"/>
      </w:pPr>
      <w:rPr>
        <w:rFonts w:ascii="Wingdings" w:hAnsi="Wingdings"/>
      </w:rPr>
    </w:lvl>
    <w:lvl w:ilvl="2" w:tplc="8230D2BC">
      <w:start w:val="1"/>
      <w:numFmt w:val="bullet"/>
      <w:lvlText w:val=""/>
      <w:lvlJc w:val="left"/>
      <w:pPr>
        <w:ind w:left="1260" w:hanging="420"/>
      </w:pPr>
      <w:rPr>
        <w:rFonts w:ascii="Wingdings" w:hAnsi="Wingdings"/>
      </w:rPr>
    </w:lvl>
    <w:lvl w:ilvl="3" w:tplc="09988930">
      <w:start w:val="1"/>
      <w:numFmt w:val="bullet"/>
      <w:lvlText w:val=""/>
      <w:lvlJc w:val="left"/>
      <w:pPr>
        <w:ind w:left="1680" w:hanging="420"/>
      </w:pPr>
      <w:rPr>
        <w:rFonts w:ascii="Wingdings" w:hAnsi="Wingdings"/>
      </w:rPr>
    </w:lvl>
    <w:lvl w:ilvl="4" w:tplc="8C16948E">
      <w:start w:val="1"/>
      <w:numFmt w:val="bullet"/>
      <w:lvlText w:val=""/>
      <w:lvlJc w:val="left"/>
      <w:pPr>
        <w:ind w:left="2100" w:hanging="420"/>
      </w:pPr>
      <w:rPr>
        <w:rFonts w:ascii="Wingdings" w:hAnsi="Wingdings"/>
      </w:rPr>
    </w:lvl>
    <w:lvl w:ilvl="5" w:tplc="82207540">
      <w:start w:val="1"/>
      <w:numFmt w:val="bullet"/>
      <w:lvlText w:val=""/>
      <w:lvlJc w:val="left"/>
      <w:pPr>
        <w:ind w:left="2520" w:hanging="420"/>
      </w:pPr>
      <w:rPr>
        <w:rFonts w:ascii="Wingdings" w:hAnsi="Wingdings"/>
      </w:rPr>
    </w:lvl>
    <w:lvl w:ilvl="6" w:tplc="BC64C23C">
      <w:start w:val="1"/>
      <w:numFmt w:val="bullet"/>
      <w:lvlText w:val=""/>
      <w:lvlJc w:val="left"/>
      <w:pPr>
        <w:ind w:left="2940" w:hanging="420"/>
      </w:pPr>
      <w:rPr>
        <w:rFonts w:ascii="Wingdings" w:hAnsi="Wingdings"/>
      </w:rPr>
    </w:lvl>
    <w:lvl w:ilvl="7" w:tplc="130C0A00">
      <w:start w:val="1"/>
      <w:numFmt w:val="bullet"/>
      <w:lvlText w:val=""/>
      <w:lvlJc w:val="left"/>
      <w:pPr>
        <w:ind w:left="3360" w:hanging="420"/>
      </w:pPr>
      <w:rPr>
        <w:rFonts w:ascii="Wingdings" w:hAnsi="Wingdings"/>
      </w:rPr>
    </w:lvl>
    <w:lvl w:ilvl="8" w:tplc="DB82B49A">
      <w:start w:val="1"/>
      <w:numFmt w:val="bullet"/>
      <w:lvlText w:val=""/>
      <w:lvlJc w:val="left"/>
      <w:pPr>
        <w:ind w:left="3780" w:hanging="420"/>
      </w:pPr>
      <w:rPr>
        <w:rFonts w:ascii="Wingdings" w:hAnsi="Wingdings"/>
      </w:rPr>
    </w:lvl>
  </w:abstractNum>
  <w:abstractNum w:abstractNumId="8" w15:restartNumberingAfterBreak="0">
    <w:nsid w:val="1276685B"/>
    <w:multiLevelType w:val="hybridMultilevel"/>
    <w:tmpl w:val="8A40620E"/>
    <w:lvl w:ilvl="0" w:tplc="118C8598">
      <w:start w:val="1"/>
      <w:numFmt w:val="bullet"/>
      <w:lvlText w:val=""/>
      <w:lvlJc w:val="left"/>
      <w:pPr>
        <w:ind w:left="420" w:hanging="420"/>
      </w:pPr>
      <w:rPr>
        <w:rFonts w:ascii="Wingdings" w:hAnsi="Wingdings"/>
      </w:rPr>
    </w:lvl>
    <w:lvl w:ilvl="1" w:tplc="ACA2508E">
      <w:start w:val="1"/>
      <w:numFmt w:val="bullet"/>
      <w:lvlText w:val=""/>
      <w:lvlJc w:val="left"/>
      <w:pPr>
        <w:ind w:left="840" w:hanging="420"/>
      </w:pPr>
      <w:rPr>
        <w:rFonts w:ascii="Wingdings" w:hAnsi="Wingdings"/>
      </w:rPr>
    </w:lvl>
    <w:lvl w:ilvl="2" w:tplc="E7F41AFA">
      <w:start w:val="1"/>
      <w:numFmt w:val="bullet"/>
      <w:lvlText w:val=""/>
      <w:lvlJc w:val="left"/>
      <w:pPr>
        <w:ind w:left="1260" w:hanging="420"/>
      </w:pPr>
      <w:rPr>
        <w:rFonts w:ascii="Wingdings" w:hAnsi="Wingdings"/>
      </w:rPr>
    </w:lvl>
    <w:lvl w:ilvl="3" w:tplc="4C9EA9F6">
      <w:start w:val="1"/>
      <w:numFmt w:val="bullet"/>
      <w:lvlText w:val=""/>
      <w:lvlJc w:val="left"/>
      <w:pPr>
        <w:ind w:left="1680" w:hanging="420"/>
      </w:pPr>
      <w:rPr>
        <w:rFonts w:ascii="Wingdings" w:hAnsi="Wingdings"/>
      </w:rPr>
    </w:lvl>
    <w:lvl w:ilvl="4" w:tplc="DD0A5A18">
      <w:start w:val="1"/>
      <w:numFmt w:val="bullet"/>
      <w:lvlText w:val=""/>
      <w:lvlJc w:val="left"/>
      <w:pPr>
        <w:ind w:left="2100" w:hanging="420"/>
      </w:pPr>
      <w:rPr>
        <w:rFonts w:ascii="Wingdings" w:hAnsi="Wingdings"/>
      </w:rPr>
    </w:lvl>
    <w:lvl w:ilvl="5" w:tplc="AC8ABD72">
      <w:start w:val="1"/>
      <w:numFmt w:val="bullet"/>
      <w:lvlText w:val=""/>
      <w:lvlJc w:val="left"/>
      <w:pPr>
        <w:ind w:left="2520" w:hanging="420"/>
      </w:pPr>
      <w:rPr>
        <w:rFonts w:ascii="Wingdings" w:hAnsi="Wingdings"/>
      </w:rPr>
    </w:lvl>
    <w:lvl w:ilvl="6" w:tplc="5BCAB5CA">
      <w:start w:val="1"/>
      <w:numFmt w:val="bullet"/>
      <w:lvlText w:val=""/>
      <w:lvlJc w:val="left"/>
      <w:pPr>
        <w:ind w:left="2940" w:hanging="420"/>
      </w:pPr>
      <w:rPr>
        <w:rFonts w:ascii="Wingdings" w:hAnsi="Wingdings"/>
      </w:rPr>
    </w:lvl>
    <w:lvl w:ilvl="7" w:tplc="85DEFD3A">
      <w:start w:val="1"/>
      <w:numFmt w:val="bullet"/>
      <w:lvlText w:val=""/>
      <w:lvlJc w:val="left"/>
      <w:pPr>
        <w:ind w:left="3360" w:hanging="420"/>
      </w:pPr>
      <w:rPr>
        <w:rFonts w:ascii="Wingdings" w:hAnsi="Wingdings"/>
      </w:rPr>
    </w:lvl>
    <w:lvl w:ilvl="8" w:tplc="2E3621F2">
      <w:start w:val="1"/>
      <w:numFmt w:val="bullet"/>
      <w:lvlText w:val=""/>
      <w:lvlJc w:val="left"/>
      <w:pPr>
        <w:ind w:left="3780" w:hanging="420"/>
      </w:pPr>
      <w:rPr>
        <w:rFonts w:ascii="Wingdings" w:hAnsi="Wingdings"/>
      </w:rPr>
    </w:lvl>
  </w:abstractNum>
  <w:abstractNum w:abstractNumId="9" w15:restartNumberingAfterBreak="0">
    <w:nsid w:val="162B28BF"/>
    <w:multiLevelType w:val="hybridMultilevel"/>
    <w:tmpl w:val="A178F43E"/>
    <w:lvl w:ilvl="0" w:tplc="9070C206">
      <w:start w:val="1"/>
      <w:numFmt w:val="bullet"/>
      <w:lvlText w:val=""/>
      <w:lvlJc w:val="left"/>
      <w:pPr>
        <w:ind w:left="420" w:hanging="420"/>
      </w:pPr>
      <w:rPr>
        <w:rFonts w:ascii="Wingdings" w:hAnsi="Wingdings"/>
      </w:rPr>
    </w:lvl>
    <w:lvl w:ilvl="1" w:tplc="0C14A700">
      <w:start w:val="1"/>
      <w:numFmt w:val="bullet"/>
      <w:lvlText w:val=""/>
      <w:lvlJc w:val="left"/>
      <w:pPr>
        <w:ind w:left="840" w:hanging="420"/>
      </w:pPr>
      <w:rPr>
        <w:rFonts w:ascii="Wingdings" w:hAnsi="Wingdings"/>
      </w:rPr>
    </w:lvl>
    <w:lvl w:ilvl="2" w:tplc="2982A5E6">
      <w:start w:val="1"/>
      <w:numFmt w:val="bullet"/>
      <w:lvlText w:val=""/>
      <w:lvlJc w:val="left"/>
      <w:pPr>
        <w:ind w:left="1260" w:hanging="420"/>
      </w:pPr>
      <w:rPr>
        <w:rFonts w:ascii="Wingdings" w:hAnsi="Wingdings"/>
      </w:rPr>
    </w:lvl>
    <w:lvl w:ilvl="3" w:tplc="E0DAB1AE">
      <w:start w:val="1"/>
      <w:numFmt w:val="bullet"/>
      <w:lvlText w:val=""/>
      <w:lvlJc w:val="left"/>
      <w:pPr>
        <w:ind w:left="1680" w:hanging="420"/>
      </w:pPr>
      <w:rPr>
        <w:rFonts w:ascii="Wingdings" w:hAnsi="Wingdings"/>
      </w:rPr>
    </w:lvl>
    <w:lvl w:ilvl="4" w:tplc="112ACD92">
      <w:start w:val="1"/>
      <w:numFmt w:val="bullet"/>
      <w:lvlText w:val=""/>
      <w:lvlJc w:val="left"/>
      <w:pPr>
        <w:ind w:left="2100" w:hanging="420"/>
      </w:pPr>
      <w:rPr>
        <w:rFonts w:ascii="Wingdings" w:hAnsi="Wingdings"/>
      </w:rPr>
    </w:lvl>
    <w:lvl w:ilvl="5" w:tplc="E7288D42">
      <w:start w:val="1"/>
      <w:numFmt w:val="bullet"/>
      <w:lvlText w:val=""/>
      <w:lvlJc w:val="left"/>
      <w:pPr>
        <w:ind w:left="2520" w:hanging="420"/>
      </w:pPr>
      <w:rPr>
        <w:rFonts w:ascii="Wingdings" w:hAnsi="Wingdings"/>
      </w:rPr>
    </w:lvl>
    <w:lvl w:ilvl="6" w:tplc="B3CE73D2">
      <w:start w:val="1"/>
      <w:numFmt w:val="bullet"/>
      <w:lvlText w:val=""/>
      <w:lvlJc w:val="left"/>
      <w:pPr>
        <w:ind w:left="2940" w:hanging="420"/>
      </w:pPr>
      <w:rPr>
        <w:rFonts w:ascii="Wingdings" w:hAnsi="Wingdings"/>
      </w:rPr>
    </w:lvl>
    <w:lvl w:ilvl="7" w:tplc="C8D66D9A">
      <w:start w:val="1"/>
      <w:numFmt w:val="bullet"/>
      <w:lvlText w:val=""/>
      <w:lvlJc w:val="left"/>
      <w:pPr>
        <w:ind w:left="3360" w:hanging="420"/>
      </w:pPr>
      <w:rPr>
        <w:rFonts w:ascii="Wingdings" w:hAnsi="Wingdings"/>
      </w:rPr>
    </w:lvl>
    <w:lvl w:ilvl="8" w:tplc="3D682392">
      <w:start w:val="1"/>
      <w:numFmt w:val="bullet"/>
      <w:lvlText w:val=""/>
      <w:lvlJc w:val="left"/>
      <w:pPr>
        <w:ind w:left="3780" w:hanging="420"/>
      </w:pPr>
      <w:rPr>
        <w:rFonts w:ascii="Wingdings" w:hAnsi="Wingdings"/>
      </w:rPr>
    </w:lvl>
  </w:abstractNum>
  <w:abstractNum w:abstractNumId="10" w15:restartNumberingAfterBreak="0">
    <w:nsid w:val="1C75731B"/>
    <w:multiLevelType w:val="hybridMultilevel"/>
    <w:tmpl w:val="48C8AD22"/>
    <w:lvl w:ilvl="0" w:tplc="A60A5CCC">
      <w:start w:val="1"/>
      <w:numFmt w:val="bullet"/>
      <w:lvlText w:val=""/>
      <w:lvlJc w:val="left"/>
      <w:pPr>
        <w:ind w:left="420" w:hanging="420"/>
      </w:pPr>
      <w:rPr>
        <w:rFonts w:ascii="Wingdings" w:hAnsi="Wingdings"/>
      </w:rPr>
    </w:lvl>
    <w:lvl w:ilvl="1" w:tplc="7BB8E3EC">
      <w:start w:val="1"/>
      <w:numFmt w:val="bullet"/>
      <w:lvlText w:val=""/>
      <w:lvlJc w:val="left"/>
      <w:pPr>
        <w:ind w:left="840" w:hanging="420"/>
      </w:pPr>
      <w:rPr>
        <w:rFonts w:ascii="Wingdings" w:hAnsi="Wingdings"/>
      </w:rPr>
    </w:lvl>
    <w:lvl w:ilvl="2" w:tplc="7FBA5F30">
      <w:start w:val="1"/>
      <w:numFmt w:val="bullet"/>
      <w:lvlText w:val=""/>
      <w:lvlJc w:val="left"/>
      <w:pPr>
        <w:ind w:left="1260" w:hanging="420"/>
      </w:pPr>
      <w:rPr>
        <w:rFonts w:ascii="Wingdings" w:hAnsi="Wingdings"/>
      </w:rPr>
    </w:lvl>
    <w:lvl w:ilvl="3" w:tplc="13341182">
      <w:start w:val="1"/>
      <w:numFmt w:val="bullet"/>
      <w:lvlText w:val=""/>
      <w:lvlJc w:val="left"/>
      <w:pPr>
        <w:ind w:left="1680" w:hanging="420"/>
      </w:pPr>
      <w:rPr>
        <w:rFonts w:ascii="Wingdings" w:hAnsi="Wingdings"/>
      </w:rPr>
    </w:lvl>
    <w:lvl w:ilvl="4" w:tplc="048E1CF0">
      <w:start w:val="1"/>
      <w:numFmt w:val="bullet"/>
      <w:lvlText w:val=""/>
      <w:lvlJc w:val="left"/>
      <w:pPr>
        <w:ind w:left="2100" w:hanging="420"/>
      </w:pPr>
      <w:rPr>
        <w:rFonts w:ascii="Wingdings" w:hAnsi="Wingdings"/>
      </w:rPr>
    </w:lvl>
    <w:lvl w:ilvl="5" w:tplc="90823BAC">
      <w:start w:val="1"/>
      <w:numFmt w:val="bullet"/>
      <w:lvlText w:val=""/>
      <w:lvlJc w:val="left"/>
      <w:pPr>
        <w:ind w:left="2520" w:hanging="420"/>
      </w:pPr>
      <w:rPr>
        <w:rFonts w:ascii="Wingdings" w:hAnsi="Wingdings"/>
      </w:rPr>
    </w:lvl>
    <w:lvl w:ilvl="6" w:tplc="C6207386">
      <w:start w:val="1"/>
      <w:numFmt w:val="bullet"/>
      <w:lvlText w:val=""/>
      <w:lvlJc w:val="left"/>
      <w:pPr>
        <w:ind w:left="2940" w:hanging="420"/>
      </w:pPr>
      <w:rPr>
        <w:rFonts w:ascii="Wingdings" w:hAnsi="Wingdings"/>
      </w:rPr>
    </w:lvl>
    <w:lvl w:ilvl="7" w:tplc="6544569E">
      <w:start w:val="1"/>
      <w:numFmt w:val="bullet"/>
      <w:lvlText w:val=""/>
      <w:lvlJc w:val="left"/>
      <w:pPr>
        <w:ind w:left="3360" w:hanging="420"/>
      </w:pPr>
      <w:rPr>
        <w:rFonts w:ascii="Wingdings" w:hAnsi="Wingdings"/>
      </w:rPr>
    </w:lvl>
    <w:lvl w:ilvl="8" w:tplc="6B704338">
      <w:start w:val="1"/>
      <w:numFmt w:val="bullet"/>
      <w:lvlText w:val=""/>
      <w:lvlJc w:val="left"/>
      <w:pPr>
        <w:ind w:left="3780" w:hanging="420"/>
      </w:pPr>
      <w:rPr>
        <w:rFonts w:ascii="Wingdings" w:hAnsi="Wingdings"/>
      </w:rPr>
    </w:lvl>
  </w:abstractNum>
  <w:abstractNum w:abstractNumId="11" w15:restartNumberingAfterBreak="0">
    <w:nsid w:val="1F855B85"/>
    <w:multiLevelType w:val="hybridMultilevel"/>
    <w:tmpl w:val="AB22E814"/>
    <w:lvl w:ilvl="0" w:tplc="FEAEE42E">
      <w:start w:val="1"/>
      <w:numFmt w:val="bullet"/>
      <w:lvlText w:val=""/>
      <w:lvlJc w:val="left"/>
      <w:pPr>
        <w:ind w:left="420" w:hanging="420"/>
      </w:pPr>
      <w:rPr>
        <w:rFonts w:ascii="Wingdings" w:hAnsi="Wingdings"/>
      </w:rPr>
    </w:lvl>
    <w:lvl w:ilvl="1" w:tplc="77521F04">
      <w:start w:val="1"/>
      <w:numFmt w:val="bullet"/>
      <w:lvlText w:val=""/>
      <w:lvlJc w:val="left"/>
      <w:pPr>
        <w:ind w:left="840" w:hanging="420"/>
      </w:pPr>
      <w:rPr>
        <w:rFonts w:ascii="Wingdings" w:hAnsi="Wingdings"/>
      </w:rPr>
    </w:lvl>
    <w:lvl w:ilvl="2" w:tplc="4F82BB72">
      <w:start w:val="1"/>
      <w:numFmt w:val="bullet"/>
      <w:lvlText w:val=""/>
      <w:lvlJc w:val="left"/>
      <w:pPr>
        <w:ind w:left="1260" w:hanging="420"/>
      </w:pPr>
      <w:rPr>
        <w:rFonts w:ascii="Wingdings" w:hAnsi="Wingdings"/>
      </w:rPr>
    </w:lvl>
    <w:lvl w:ilvl="3" w:tplc="9F364C16">
      <w:start w:val="1"/>
      <w:numFmt w:val="bullet"/>
      <w:lvlText w:val=""/>
      <w:lvlJc w:val="left"/>
      <w:pPr>
        <w:ind w:left="1680" w:hanging="420"/>
      </w:pPr>
      <w:rPr>
        <w:rFonts w:ascii="Wingdings" w:hAnsi="Wingdings"/>
      </w:rPr>
    </w:lvl>
    <w:lvl w:ilvl="4" w:tplc="4830BBD6">
      <w:start w:val="1"/>
      <w:numFmt w:val="bullet"/>
      <w:lvlText w:val=""/>
      <w:lvlJc w:val="left"/>
      <w:pPr>
        <w:ind w:left="2100" w:hanging="420"/>
      </w:pPr>
      <w:rPr>
        <w:rFonts w:ascii="Wingdings" w:hAnsi="Wingdings"/>
      </w:rPr>
    </w:lvl>
    <w:lvl w:ilvl="5" w:tplc="9CC26208">
      <w:start w:val="1"/>
      <w:numFmt w:val="bullet"/>
      <w:lvlText w:val=""/>
      <w:lvlJc w:val="left"/>
      <w:pPr>
        <w:ind w:left="2520" w:hanging="420"/>
      </w:pPr>
      <w:rPr>
        <w:rFonts w:ascii="Wingdings" w:hAnsi="Wingdings"/>
      </w:rPr>
    </w:lvl>
    <w:lvl w:ilvl="6" w:tplc="3628FA5A">
      <w:start w:val="1"/>
      <w:numFmt w:val="bullet"/>
      <w:lvlText w:val=""/>
      <w:lvlJc w:val="left"/>
      <w:pPr>
        <w:ind w:left="2940" w:hanging="420"/>
      </w:pPr>
      <w:rPr>
        <w:rFonts w:ascii="Wingdings" w:hAnsi="Wingdings"/>
      </w:rPr>
    </w:lvl>
    <w:lvl w:ilvl="7" w:tplc="F818380E">
      <w:start w:val="1"/>
      <w:numFmt w:val="bullet"/>
      <w:lvlText w:val=""/>
      <w:lvlJc w:val="left"/>
      <w:pPr>
        <w:ind w:left="3360" w:hanging="420"/>
      </w:pPr>
      <w:rPr>
        <w:rFonts w:ascii="Wingdings" w:hAnsi="Wingdings"/>
      </w:rPr>
    </w:lvl>
    <w:lvl w:ilvl="8" w:tplc="011CD3EC">
      <w:start w:val="1"/>
      <w:numFmt w:val="bullet"/>
      <w:lvlText w:val=""/>
      <w:lvlJc w:val="left"/>
      <w:pPr>
        <w:ind w:left="3780" w:hanging="420"/>
      </w:pPr>
      <w:rPr>
        <w:rFonts w:ascii="Wingdings" w:hAnsi="Wingdings"/>
      </w:rPr>
    </w:lvl>
  </w:abstractNum>
  <w:abstractNum w:abstractNumId="12" w15:restartNumberingAfterBreak="0">
    <w:nsid w:val="228E649A"/>
    <w:multiLevelType w:val="hybridMultilevel"/>
    <w:tmpl w:val="7FDE0468"/>
    <w:lvl w:ilvl="0" w:tplc="41EC7314">
      <w:start w:val="1"/>
      <w:numFmt w:val="bullet"/>
      <w:lvlText w:val=""/>
      <w:lvlJc w:val="left"/>
      <w:pPr>
        <w:ind w:left="420" w:hanging="420"/>
      </w:pPr>
      <w:rPr>
        <w:rFonts w:ascii="Wingdings" w:hAnsi="Wingdings"/>
      </w:rPr>
    </w:lvl>
    <w:lvl w:ilvl="1" w:tplc="2D4E66C2">
      <w:start w:val="1"/>
      <w:numFmt w:val="bullet"/>
      <w:lvlText w:val=""/>
      <w:lvlJc w:val="left"/>
      <w:pPr>
        <w:ind w:left="840" w:hanging="420"/>
      </w:pPr>
      <w:rPr>
        <w:rFonts w:ascii="Wingdings" w:hAnsi="Wingdings"/>
      </w:rPr>
    </w:lvl>
    <w:lvl w:ilvl="2" w:tplc="7A8605DE">
      <w:start w:val="1"/>
      <w:numFmt w:val="bullet"/>
      <w:lvlText w:val=""/>
      <w:lvlJc w:val="left"/>
      <w:pPr>
        <w:ind w:left="1260" w:hanging="420"/>
      </w:pPr>
      <w:rPr>
        <w:rFonts w:ascii="Wingdings" w:hAnsi="Wingdings"/>
      </w:rPr>
    </w:lvl>
    <w:lvl w:ilvl="3" w:tplc="5114BF82">
      <w:start w:val="1"/>
      <w:numFmt w:val="bullet"/>
      <w:lvlText w:val=""/>
      <w:lvlJc w:val="left"/>
      <w:pPr>
        <w:ind w:left="1680" w:hanging="420"/>
      </w:pPr>
      <w:rPr>
        <w:rFonts w:ascii="Wingdings" w:hAnsi="Wingdings"/>
      </w:rPr>
    </w:lvl>
    <w:lvl w:ilvl="4" w:tplc="97029B3C">
      <w:start w:val="1"/>
      <w:numFmt w:val="bullet"/>
      <w:lvlText w:val=""/>
      <w:lvlJc w:val="left"/>
      <w:pPr>
        <w:ind w:left="2100" w:hanging="420"/>
      </w:pPr>
      <w:rPr>
        <w:rFonts w:ascii="Wingdings" w:hAnsi="Wingdings"/>
      </w:rPr>
    </w:lvl>
    <w:lvl w:ilvl="5" w:tplc="BD0853BE">
      <w:start w:val="1"/>
      <w:numFmt w:val="bullet"/>
      <w:lvlText w:val=""/>
      <w:lvlJc w:val="left"/>
      <w:pPr>
        <w:ind w:left="2520" w:hanging="420"/>
      </w:pPr>
      <w:rPr>
        <w:rFonts w:ascii="Wingdings" w:hAnsi="Wingdings"/>
      </w:rPr>
    </w:lvl>
    <w:lvl w:ilvl="6" w:tplc="23109E48">
      <w:start w:val="1"/>
      <w:numFmt w:val="bullet"/>
      <w:lvlText w:val=""/>
      <w:lvlJc w:val="left"/>
      <w:pPr>
        <w:ind w:left="2940" w:hanging="420"/>
      </w:pPr>
      <w:rPr>
        <w:rFonts w:ascii="Wingdings" w:hAnsi="Wingdings"/>
      </w:rPr>
    </w:lvl>
    <w:lvl w:ilvl="7" w:tplc="B7FE3254">
      <w:start w:val="1"/>
      <w:numFmt w:val="bullet"/>
      <w:lvlText w:val=""/>
      <w:lvlJc w:val="left"/>
      <w:pPr>
        <w:ind w:left="3360" w:hanging="420"/>
      </w:pPr>
      <w:rPr>
        <w:rFonts w:ascii="Wingdings" w:hAnsi="Wingdings"/>
      </w:rPr>
    </w:lvl>
    <w:lvl w:ilvl="8" w:tplc="06A43F90">
      <w:start w:val="1"/>
      <w:numFmt w:val="bullet"/>
      <w:lvlText w:val=""/>
      <w:lvlJc w:val="left"/>
      <w:pPr>
        <w:ind w:left="3780" w:hanging="420"/>
      </w:pPr>
      <w:rPr>
        <w:rFonts w:ascii="Wingdings" w:hAnsi="Wingdings"/>
      </w:rPr>
    </w:lvl>
  </w:abstractNum>
  <w:abstractNum w:abstractNumId="13" w15:restartNumberingAfterBreak="0">
    <w:nsid w:val="23CE586D"/>
    <w:multiLevelType w:val="hybridMultilevel"/>
    <w:tmpl w:val="2D06CD7C"/>
    <w:lvl w:ilvl="0" w:tplc="8E609514">
      <w:start w:val="1"/>
      <w:numFmt w:val="bullet"/>
      <w:lvlText w:val=""/>
      <w:lvlJc w:val="left"/>
      <w:pPr>
        <w:ind w:left="420" w:hanging="420"/>
      </w:pPr>
      <w:rPr>
        <w:rFonts w:ascii="Wingdings" w:hAnsi="Wingdings"/>
      </w:rPr>
    </w:lvl>
    <w:lvl w:ilvl="1" w:tplc="870A15E6">
      <w:start w:val="1"/>
      <w:numFmt w:val="bullet"/>
      <w:lvlText w:val=""/>
      <w:lvlJc w:val="left"/>
      <w:pPr>
        <w:ind w:left="840" w:hanging="420"/>
      </w:pPr>
      <w:rPr>
        <w:rFonts w:ascii="Wingdings" w:hAnsi="Wingdings"/>
      </w:rPr>
    </w:lvl>
    <w:lvl w:ilvl="2" w:tplc="74B83E00">
      <w:start w:val="1"/>
      <w:numFmt w:val="bullet"/>
      <w:lvlText w:val=""/>
      <w:lvlJc w:val="left"/>
      <w:pPr>
        <w:ind w:left="1260" w:hanging="420"/>
      </w:pPr>
      <w:rPr>
        <w:rFonts w:ascii="Wingdings" w:hAnsi="Wingdings"/>
      </w:rPr>
    </w:lvl>
    <w:lvl w:ilvl="3" w:tplc="1B40BABA">
      <w:start w:val="1"/>
      <w:numFmt w:val="bullet"/>
      <w:lvlText w:val=""/>
      <w:lvlJc w:val="left"/>
      <w:pPr>
        <w:ind w:left="1680" w:hanging="420"/>
      </w:pPr>
      <w:rPr>
        <w:rFonts w:ascii="Wingdings" w:hAnsi="Wingdings"/>
      </w:rPr>
    </w:lvl>
    <w:lvl w:ilvl="4" w:tplc="0A106C4C">
      <w:start w:val="1"/>
      <w:numFmt w:val="bullet"/>
      <w:lvlText w:val=""/>
      <w:lvlJc w:val="left"/>
      <w:pPr>
        <w:ind w:left="2100" w:hanging="420"/>
      </w:pPr>
      <w:rPr>
        <w:rFonts w:ascii="Wingdings" w:hAnsi="Wingdings"/>
      </w:rPr>
    </w:lvl>
    <w:lvl w:ilvl="5" w:tplc="3FEA5940">
      <w:start w:val="1"/>
      <w:numFmt w:val="bullet"/>
      <w:lvlText w:val=""/>
      <w:lvlJc w:val="left"/>
      <w:pPr>
        <w:ind w:left="2520" w:hanging="420"/>
      </w:pPr>
      <w:rPr>
        <w:rFonts w:ascii="Wingdings" w:hAnsi="Wingdings"/>
      </w:rPr>
    </w:lvl>
    <w:lvl w:ilvl="6" w:tplc="786C686C">
      <w:start w:val="1"/>
      <w:numFmt w:val="bullet"/>
      <w:lvlText w:val=""/>
      <w:lvlJc w:val="left"/>
      <w:pPr>
        <w:ind w:left="2940" w:hanging="420"/>
      </w:pPr>
      <w:rPr>
        <w:rFonts w:ascii="Wingdings" w:hAnsi="Wingdings"/>
      </w:rPr>
    </w:lvl>
    <w:lvl w:ilvl="7" w:tplc="4D0E860E">
      <w:start w:val="1"/>
      <w:numFmt w:val="bullet"/>
      <w:lvlText w:val=""/>
      <w:lvlJc w:val="left"/>
      <w:pPr>
        <w:ind w:left="3360" w:hanging="420"/>
      </w:pPr>
      <w:rPr>
        <w:rFonts w:ascii="Wingdings" w:hAnsi="Wingdings"/>
      </w:rPr>
    </w:lvl>
    <w:lvl w:ilvl="8" w:tplc="448ACFEA">
      <w:start w:val="1"/>
      <w:numFmt w:val="bullet"/>
      <w:lvlText w:val=""/>
      <w:lvlJc w:val="left"/>
      <w:pPr>
        <w:ind w:left="3780" w:hanging="420"/>
      </w:pPr>
      <w:rPr>
        <w:rFonts w:ascii="Wingdings" w:hAnsi="Wingdings"/>
      </w:rPr>
    </w:lvl>
  </w:abstractNum>
  <w:abstractNum w:abstractNumId="14" w15:restartNumberingAfterBreak="0">
    <w:nsid w:val="26053CCC"/>
    <w:multiLevelType w:val="hybridMultilevel"/>
    <w:tmpl w:val="20FA62CC"/>
    <w:lvl w:ilvl="0" w:tplc="A38CA9A4">
      <w:start w:val="1"/>
      <w:numFmt w:val="bullet"/>
      <w:lvlText w:val=""/>
      <w:lvlJc w:val="left"/>
      <w:pPr>
        <w:ind w:left="420" w:hanging="420"/>
      </w:pPr>
      <w:rPr>
        <w:rFonts w:ascii="Wingdings" w:hAnsi="Wingdings"/>
      </w:rPr>
    </w:lvl>
    <w:lvl w:ilvl="1" w:tplc="691848AE">
      <w:start w:val="1"/>
      <w:numFmt w:val="bullet"/>
      <w:lvlText w:val=""/>
      <w:lvlJc w:val="left"/>
      <w:pPr>
        <w:ind w:left="840" w:hanging="420"/>
      </w:pPr>
      <w:rPr>
        <w:rFonts w:ascii="Wingdings" w:hAnsi="Wingdings"/>
      </w:rPr>
    </w:lvl>
    <w:lvl w:ilvl="2" w:tplc="893C5DAA">
      <w:start w:val="1"/>
      <w:numFmt w:val="bullet"/>
      <w:lvlText w:val=""/>
      <w:lvlJc w:val="left"/>
      <w:pPr>
        <w:ind w:left="1260" w:hanging="420"/>
      </w:pPr>
      <w:rPr>
        <w:rFonts w:ascii="Wingdings" w:hAnsi="Wingdings"/>
      </w:rPr>
    </w:lvl>
    <w:lvl w:ilvl="3" w:tplc="C388AB86">
      <w:start w:val="1"/>
      <w:numFmt w:val="bullet"/>
      <w:lvlText w:val=""/>
      <w:lvlJc w:val="left"/>
      <w:pPr>
        <w:ind w:left="1680" w:hanging="420"/>
      </w:pPr>
      <w:rPr>
        <w:rFonts w:ascii="Wingdings" w:hAnsi="Wingdings"/>
      </w:rPr>
    </w:lvl>
    <w:lvl w:ilvl="4" w:tplc="E0D6141A">
      <w:start w:val="1"/>
      <w:numFmt w:val="bullet"/>
      <w:lvlText w:val=""/>
      <w:lvlJc w:val="left"/>
      <w:pPr>
        <w:ind w:left="2100" w:hanging="420"/>
      </w:pPr>
      <w:rPr>
        <w:rFonts w:ascii="Wingdings" w:hAnsi="Wingdings"/>
      </w:rPr>
    </w:lvl>
    <w:lvl w:ilvl="5" w:tplc="A1828F28">
      <w:start w:val="1"/>
      <w:numFmt w:val="bullet"/>
      <w:lvlText w:val=""/>
      <w:lvlJc w:val="left"/>
      <w:pPr>
        <w:ind w:left="2520" w:hanging="420"/>
      </w:pPr>
      <w:rPr>
        <w:rFonts w:ascii="Wingdings" w:hAnsi="Wingdings"/>
      </w:rPr>
    </w:lvl>
    <w:lvl w:ilvl="6" w:tplc="5622D5C6">
      <w:start w:val="1"/>
      <w:numFmt w:val="bullet"/>
      <w:lvlText w:val=""/>
      <w:lvlJc w:val="left"/>
      <w:pPr>
        <w:ind w:left="2940" w:hanging="420"/>
      </w:pPr>
      <w:rPr>
        <w:rFonts w:ascii="Wingdings" w:hAnsi="Wingdings"/>
      </w:rPr>
    </w:lvl>
    <w:lvl w:ilvl="7" w:tplc="A9C690B8">
      <w:start w:val="1"/>
      <w:numFmt w:val="bullet"/>
      <w:lvlText w:val=""/>
      <w:lvlJc w:val="left"/>
      <w:pPr>
        <w:ind w:left="3360" w:hanging="420"/>
      </w:pPr>
      <w:rPr>
        <w:rFonts w:ascii="Wingdings" w:hAnsi="Wingdings"/>
      </w:rPr>
    </w:lvl>
    <w:lvl w:ilvl="8" w:tplc="4A201706">
      <w:start w:val="1"/>
      <w:numFmt w:val="bullet"/>
      <w:lvlText w:val=""/>
      <w:lvlJc w:val="left"/>
      <w:pPr>
        <w:ind w:left="3780" w:hanging="420"/>
      </w:pPr>
      <w:rPr>
        <w:rFonts w:ascii="Wingdings" w:hAnsi="Wingdings"/>
      </w:rPr>
    </w:lvl>
  </w:abstractNum>
  <w:abstractNum w:abstractNumId="15" w15:restartNumberingAfterBreak="0">
    <w:nsid w:val="2DCF0A60"/>
    <w:multiLevelType w:val="hybridMultilevel"/>
    <w:tmpl w:val="8244EC02"/>
    <w:lvl w:ilvl="0" w:tplc="8A624978">
      <w:start w:val="1"/>
      <w:numFmt w:val="bullet"/>
      <w:lvlText w:val=""/>
      <w:lvlJc w:val="left"/>
      <w:pPr>
        <w:ind w:left="420" w:hanging="420"/>
      </w:pPr>
      <w:rPr>
        <w:rFonts w:ascii="Wingdings" w:hAnsi="Wingdings"/>
      </w:rPr>
    </w:lvl>
    <w:lvl w:ilvl="1" w:tplc="DF94C7E0">
      <w:start w:val="1"/>
      <w:numFmt w:val="bullet"/>
      <w:lvlText w:val=""/>
      <w:lvlJc w:val="left"/>
      <w:pPr>
        <w:ind w:left="840" w:hanging="420"/>
      </w:pPr>
      <w:rPr>
        <w:rFonts w:ascii="Wingdings" w:hAnsi="Wingdings"/>
      </w:rPr>
    </w:lvl>
    <w:lvl w:ilvl="2" w:tplc="5936F62E">
      <w:start w:val="1"/>
      <w:numFmt w:val="bullet"/>
      <w:lvlText w:val=""/>
      <w:lvlJc w:val="left"/>
      <w:pPr>
        <w:ind w:left="1260" w:hanging="420"/>
      </w:pPr>
      <w:rPr>
        <w:rFonts w:ascii="Wingdings" w:hAnsi="Wingdings"/>
      </w:rPr>
    </w:lvl>
    <w:lvl w:ilvl="3" w:tplc="04B865CE">
      <w:start w:val="1"/>
      <w:numFmt w:val="bullet"/>
      <w:lvlText w:val=""/>
      <w:lvlJc w:val="left"/>
      <w:pPr>
        <w:ind w:left="1680" w:hanging="420"/>
      </w:pPr>
      <w:rPr>
        <w:rFonts w:ascii="Wingdings" w:hAnsi="Wingdings"/>
      </w:rPr>
    </w:lvl>
    <w:lvl w:ilvl="4" w:tplc="F1A6FD76">
      <w:start w:val="1"/>
      <w:numFmt w:val="bullet"/>
      <w:lvlText w:val=""/>
      <w:lvlJc w:val="left"/>
      <w:pPr>
        <w:ind w:left="2100" w:hanging="420"/>
      </w:pPr>
      <w:rPr>
        <w:rFonts w:ascii="Wingdings" w:hAnsi="Wingdings"/>
      </w:rPr>
    </w:lvl>
    <w:lvl w:ilvl="5" w:tplc="5C825596">
      <w:start w:val="1"/>
      <w:numFmt w:val="bullet"/>
      <w:lvlText w:val=""/>
      <w:lvlJc w:val="left"/>
      <w:pPr>
        <w:ind w:left="2520" w:hanging="420"/>
      </w:pPr>
      <w:rPr>
        <w:rFonts w:ascii="Wingdings" w:hAnsi="Wingdings"/>
      </w:rPr>
    </w:lvl>
    <w:lvl w:ilvl="6" w:tplc="BCC8DA92">
      <w:start w:val="1"/>
      <w:numFmt w:val="bullet"/>
      <w:lvlText w:val=""/>
      <w:lvlJc w:val="left"/>
      <w:pPr>
        <w:ind w:left="2940" w:hanging="420"/>
      </w:pPr>
      <w:rPr>
        <w:rFonts w:ascii="Wingdings" w:hAnsi="Wingdings"/>
      </w:rPr>
    </w:lvl>
    <w:lvl w:ilvl="7" w:tplc="AB5C6ED4">
      <w:start w:val="1"/>
      <w:numFmt w:val="bullet"/>
      <w:lvlText w:val=""/>
      <w:lvlJc w:val="left"/>
      <w:pPr>
        <w:ind w:left="3360" w:hanging="420"/>
      </w:pPr>
      <w:rPr>
        <w:rFonts w:ascii="Wingdings" w:hAnsi="Wingdings"/>
      </w:rPr>
    </w:lvl>
    <w:lvl w:ilvl="8" w:tplc="150A6DAA">
      <w:start w:val="1"/>
      <w:numFmt w:val="bullet"/>
      <w:lvlText w:val=""/>
      <w:lvlJc w:val="left"/>
      <w:pPr>
        <w:ind w:left="3780" w:hanging="420"/>
      </w:pPr>
      <w:rPr>
        <w:rFonts w:ascii="Wingdings" w:hAnsi="Wingdings"/>
      </w:rPr>
    </w:lvl>
  </w:abstractNum>
  <w:abstractNum w:abstractNumId="16" w15:restartNumberingAfterBreak="0">
    <w:nsid w:val="37417E50"/>
    <w:multiLevelType w:val="hybridMultilevel"/>
    <w:tmpl w:val="2CB0C522"/>
    <w:lvl w:ilvl="0" w:tplc="49D01D32">
      <w:start w:val="1"/>
      <w:numFmt w:val="bullet"/>
      <w:lvlText w:val=""/>
      <w:lvlJc w:val="left"/>
      <w:pPr>
        <w:ind w:left="420" w:hanging="420"/>
      </w:pPr>
      <w:rPr>
        <w:rFonts w:ascii="Wingdings" w:hAnsi="Wingdings"/>
      </w:rPr>
    </w:lvl>
    <w:lvl w:ilvl="1" w:tplc="7B782EA8">
      <w:start w:val="1"/>
      <w:numFmt w:val="bullet"/>
      <w:lvlText w:val=""/>
      <w:lvlJc w:val="left"/>
      <w:pPr>
        <w:ind w:left="840" w:hanging="420"/>
      </w:pPr>
      <w:rPr>
        <w:rFonts w:ascii="Wingdings" w:hAnsi="Wingdings"/>
      </w:rPr>
    </w:lvl>
    <w:lvl w:ilvl="2" w:tplc="34B42962">
      <w:start w:val="1"/>
      <w:numFmt w:val="bullet"/>
      <w:lvlText w:val=""/>
      <w:lvlJc w:val="left"/>
      <w:pPr>
        <w:ind w:left="1260" w:hanging="420"/>
      </w:pPr>
      <w:rPr>
        <w:rFonts w:ascii="Wingdings" w:hAnsi="Wingdings"/>
      </w:rPr>
    </w:lvl>
    <w:lvl w:ilvl="3" w:tplc="0102250C">
      <w:start w:val="1"/>
      <w:numFmt w:val="bullet"/>
      <w:lvlText w:val=""/>
      <w:lvlJc w:val="left"/>
      <w:pPr>
        <w:ind w:left="1680" w:hanging="420"/>
      </w:pPr>
      <w:rPr>
        <w:rFonts w:ascii="Wingdings" w:hAnsi="Wingdings"/>
      </w:rPr>
    </w:lvl>
    <w:lvl w:ilvl="4" w:tplc="C3088D0E">
      <w:start w:val="1"/>
      <w:numFmt w:val="bullet"/>
      <w:lvlText w:val=""/>
      <w:lvlJc w:val="left"/>
      <w:pPr>
        <w:ind w:left="2100" w:hanging="420"/>
      </w:pPr>
      <w:rPr>
        <w:rFonts w:ascii="Wingdings" w:hAnsi="Wingdings"/>
      </w:rPr>
    </w:lvl>
    <w:lvl w:ilvl="5" w:tplc="C494E880">
      <w:start w:val="1"/>
      <w:numFmt w:val="bullet"/>
      <w:lvlText w:val=""/>
      <w:lvlJc w:val="left"/>
      <w:pPr>
        <w:ind w:left="2520" w:hanging="420"/>
      </w:pPr>
      <w:rPr>
        <w:rFonts w:ascii="Wingdings" w:hAnsi="Wingdings"/>
      </w:rPr>
    </w:lvl>
    <w:lvl w:ilvl="6" w:tplc="0AF84E52">
      <w:start w:val="1"/>
      <w:numFmt w:val="bullet"/>
      <w:lvlText w:val=""/>
      <w:lvlJc w:val="left"/>
      <w:pPr>
        <w:ind w:left="2940" w:hanging="420"/>
      </w:pPr>
      <w:rPr>
        <w:rFonts w:ascii="Wingdings" w:hAnsi="Wingdings"/>
      </w:rPr>
    </w:lvl>
    <w:lvl w:ilvl="7" w:tplc="0DC8FB7C">
      <w:start w:val="1"/>
      <w:numFmt w:val="bullet"/>
      <w:lvlText w:val=""/>
      <w:lvlJc w:val="left"/>
      <w:pPr>
        <w:ind w:left="3360" w:hanging="420"/>
      </w:pPr>
      <w:rPr>
        <w:rFonts w:ascii="Wingdings" w:hAnsi="Wingdings"/>
      </w:rPr>
    </w:lvl>
    <w:lvl w:ilvl="8" w:tplc="48AC47BC">
      <w:start w:val="1"/>
      <w:numFmt w:val="bullet"/>
      <w:lvlText w:val=""/>
      <w:lvlJc w:val="left"/>
      <w:pPr>
        <w:ind w:left="3780" w:hanging="420"/>
      </w:pPr>
      <w:rPr>
        <w:rFonts w:ascii="Wingdings" w:hAnsi="Wingdings"/>
      </w:rPr>
    </w:lvl>
  </w:abstractNum>
  <w:abstractNum w:abstractNumId="17" w15:restartNumberingAfterBreak="0">
    <w:nsid w:val="37725A3A"/>
    <w:multiLevelType w:val="hybridMultilevel"/>
    <w:tmpl w:val="5900EBDA"/>
    <w:lvl w:ilvl="0" w:tplc="AF12B6B4">
      <w:start w:val="1"/>
      <w:numFmt w:val="bullet"/>
      <w:lvlText w:val=""/>
      <w:lvlJc w:val="left"/>
      <w:pPr>
        <w:ind w:left="420" w:hanging="420"/>
      </w:pPr>
      <w:rPr>
        <w:rFonts w:ascii="Wingdings" w:hAnsi="Wingdings"/>
      </w:rPr>
    </w:lvl>
    <w:lvl w:ilvl="1" w:tplc="924ACD2A">
      <w:start w:val="1"/>
      <w:numFmt w:val="bullet"/>
      <w:lvlText w:val=""/>
      <w:lvlJc w:val="left"/>
      <w:pPr>
        <w:ind w:left="840" w:hanging="420"/>
      </w:pPr>
      <w:rPr>
        <w:rFonts w:ascii="Wingdings" w:hAnsi="Wingdings"/>
      </w:rPr>
    </w:lvl>
    <w:lvl w:ilvl="2" w:tplc="6AB63440">
      <w:start w:val="1"/>
      <w:numFmt w:val="bullet"/>
      <w:lvlText w:val=""/>
      <w:lvlJc w:val="left"/>
      <w:pPr>
        <w:ind w:left="1260" w:hanging="420"/>
      </w:pPr>
      <w:rPr>
        <w:rFonts w:ascii="Wingdings" w:hAnsi="Wingdings"/>
      </w:rPr>
    </w:lvl>
    <w:lvl w:ilvl="3" w:tplc="C3460EF2">
      <w:start w:val="1"/>
      <w:numFmt w:val="bullet"/>
      <w:lvlText w:val=""/>
      <w:lvlJc w:val="left"/>
      <w:pPr>
        <w:ind w:left="1680" w:hanging="420"/>
      </w:pPr>
      <w:rPr>
        <w:rFonts w:ascii="Wingdings" w:hAnsi="Wingdings"/>
      </w:rPr>
    </w:lvl>
    <w:lvl w:ilvl="4" w:tplc="A90253B0">
      <w:start w:val="1"/>
      <w:numFmt w:val="bullet"/>
      <w:lvlText w:val=""/>
      <w:lvlJc w:val="left"/>
      <w:pPr>
        <w:ind w:left="2100" w:hanging="420"/>
      </w:pPr>
      <w:rPr>
        <w:rFonts w:ascii="Wingdings" w:hAnsi="Wingdings"/>
      </w:rPr>
    </w:lvl>
    <w:lvl w:ilvl="5" w:tplc="EB409E08">
      <w:start w:val="1"/>
      <w:numFmt w:val="bullet"/>
      <w:lvlText w:val=""/>
      <w:lvlJc w:val="left"/>
      <w:pPr>
        <w:ind w:left="2520" w:hanging="420"/>
      </w:pPr>
      <w:rPr>
        <w:rFonts w:ascii="Wingdings" w:hAnsi="Wingdings"/>
      </w:rPr>
    </w:lvl>
    <w:lvl w:ilvl="6" w:tplc="3BCECD6A">
      <w:start w:val="1"/>
      <w:numFmt w:val="bullet"/>
      <w:lvlText w:val=""/>
      <w:lvlJc w:val="left"/>
      <w:pPr>
        <w:ind w:left="2940" w:hanging="420"/>
      </w:pPr>
      <w:rPr>
        <w:rFonts w:ascii="Wingdings" w:hAnsi="Wingdings"/>
      </w:rPr>
    </w:lvl>
    <w:lvl w:ilvl="7" w:tplc="DE40FBBA">
      <w:start w:val="1"/>
      <w:numFmt w:val="bullet"/>
      <w:lvlText w:val=""/>
      <w:lvlJc w:val="left"/>
      <w:pPr>
        <w:ind w:left="3360" w:hanging="420"/>
      </w:pPr>
      <w:rPr>
        <w:rFonts w:ascii="Wingdings" w:hAnsi="Wingdings"/>
      </w:rPr>
    </w:lvl>
    <w:lvl w:ilvl="8" w:tplc="BA1C76BA">
      <w:start w:val="1"/>
      <w:numFmt w:val="bullet"/>
      <w:lvlText w:val=""/>
      <w:lvlJc w:val="left"/>
      <w:pPr>
        <w:ind w:left="3780" w:hanging="420"/>
      </w:pPr>
      <w:rPr>
        <w:rFonts w:ascii="Wingdings" w:hAnsi="Wingdings"/>
      </w:rPr>
    </w:lvl>
  </w:abstractNum>
  <w:abstractNum w:abstractNumId="18" w15:restartNumberingAfterBreak="0">
    <w:nsid w:val="38653506"/>
    <w:multiLevelType w:val="hybridMultilevel"/>
    <w:tmpl w:val="B91E2FA4"/>
    <w:lvl w:ilvl="0" w:tplc="135C288A">
      <w:start w:val="1"/>
      <w:numFmt w:val="bullet"/>
      <w:lvlText w:val=""/>
      <w:lvlJc w:val="left"/>
      <w:pPr>
        <w:ind w:left="420" w:hanging="420"/>
      </w:pPr>
      <w:rPr>
        <w:rFonts w:ascii="Wingdings" w:hAnsi="Wingdings"/>
      </w:rPr>
    </w:lvl>
    <w:lvl w:ilvl="1" w:tplc="937A244C">
      <w:start w:val="1"/>
      <w:numFmt w:val="bullet"/>
      <w:lvlText w:val=""/>
      <w:lvlJc w:val="left"/>
      <w:pPr>
        <w:ind w:left="840" w:hanging="420"/>
      </w:pPr>
      <w:rPr>
        <w:rFonts w:ascii="Wingdings" w:hAnsi="Wingdings"/>
      </w:rPr>
    </w:lvl>
    <w:lvl w:ilvl="2" w:tplc="F2AA2036">
      <w:start w:val="1"/>
      <w:numFmt w:val="bullet"/>
      <w:lvlText w:val=""/>
      <w:lvlJc w:val="left"/>
      <w:pPr>
        <w:ind w:left="1260" w:hanging="420"/>
      </w:pPr>
      <w:rPr>
        <w:rFonts w:ascii="Wingdings" w:hAnsi="Wingdings"/>
      </w:rPr>
    </w:lvl>
    <w:lvl w:ilvl="3" w:tplc="40A20E00">
      <w:start w:val="1"/>
      <w:numFmt w:val="bullet"/>
      <w:lvlText w:val=""/>
      <w:lvlJc w:val="left"/>
      <w:pPr>
        <w:ind w:left="1680" w:hanging="420"/>
      </w:pPr>
      <w:rPr>
        <w:rFonts w:ascii="Wingdings" w:hAnsi="Wingdings"/>
      </w:rPr>
    </w:lvl>
    <w:lvl w:ilvl="4" w:tplc="76668830">
      <w:start w:val="1"/>
      <w:numFmt w:val="bullet"/>
      <w:lvlText w:val=""/>
      <w:lvlJc w:val="left"/>
      <w:pPr>
        <w:ind w:left="2100" w:hanging="420"/>
      </w:pPr>
      <w:rPr>
        <w:rFonts w:ascii="Wingdings" w:hAnsi="Wingdings"/>
      </w:rPr>
    </w:lvl>
    <w:lvl w:ilvl="5" w:tplc="FE084182">
      <w:start w:val="1"/>
      <w:numFmt w:val="bullet"/>
      <w:lvlText w:val=""/>
      <w:lvlJc w:val="left"/>
      <w:pPr>
        <w:ind w:left="2520" w:hanging="420"/>
      </w:pPr>
      <w:rPr>
        <w:rFonts w:ascii="Wingdings" w:hAnsi="Wingdings"/>
      </w:rPr>
    </w:lvl>
    <w:lvl w:ilvl="6" w:tplc="A802060E">
      <w:start w:val="1"/>
      <w:numFmt w:val="bullet"/>
      <w:lvlText w:val=""/>
      <w:lvlJc w:val="left"/>
      <w:pPr>
        <w:ind w:left="2940" w:hanging="420"/>
      </w:pPr>
      <w:rPr>
        <w:rFonts w:ascii="Wingdings" w:hAnsi="Wingdings"/>
      </w:rPr>
    </w:lvl>
    <w:lvl w:ilvl="7" w:tplc="87F8AE06">
      <w:start w:val="1"/>
      <w:numFmt w:val="bullet"/>
      <w:lvlText w:val=""/>
      <w:lvlJc w:val="left"/>
      <w:pPr>
        <w:ind w:left="3360" w:hanging="420"/>
      </w:pPr>
      <w:rPr>
        <w:rFonts w:ascii="Wingdings" w:hAnsi="Wingdings"/>
      </w:rPr>
    </w:lvl>
    <w:lvl w:ilvl="8" w:tplc="9DEAAD1C">
      <w:start w:val="1"/>
      <w:numFmt w:val="bullet"/>
      <w:lvlText w:val=""/>
      <w:lvlJc w:val="left"/>
      <w:pPr>
        <w:ind w:left="3780" w:hanging="420"/>
      </w:pPr>
      <w:rPr>
        <w:rFonts w:ascii="Wingdings" w:hAnsi="Wingdings"/>
      </w:rPr>
    </w:lvl>
  </w:abstractNum>
  <w:abstractNum w:abstractNumId="19" w15:restartNumberingAfterBreak="0">
    <w:nsid w:val="3B461C26"/>
    <w:multiLevelType w:val="hybridMultilevel"/>
    <w:tmpl w:val="134456C4"/>
    <w:lvl w:ilvl="0" w:tplc="F0F0CECA">
      <w:start w:val="1"/>
      <w:numFmt w:val="bullet"/>
      <w:lvlText w:val=""/>
      <w:lvlJc w:val="left"/>
      <w:pPr>
        <w:ind w:left="420" w:hanging="420"/>
      </w:pPr>
      <w:rPr>
        <w:rFonts w:ascii="Wingdings" w:hAnsi="Wingdings"/>
      </w:rPr>
    </w:lvl>
    <w:lvl w:ilvl="1" w:tplc="B02C1BEA">
      <w:start w:val="1"/>
      <w:numFmt w:val="bullet"/>
      <w:lvlText w:val=""/>
      <w:lvlJc w:val="left"/>
      <w:pPr>
        <w:ind w:left="840" w:hanging="420"/>
      </w:pPr>
      <w:rPr>
        <w:rFonts w:ascii="Wingdings" w:hAnsi="Wingdings"/>
      </w:rPr>
    </w:lvl>
    <w:lvl w:ilvl="2" w:tplc="5E22BA8E">
      <w:start w:val="1"/>
      <w:numFmt w:val="bullet"/>
      <w:lvlText w:val=""/>
      <w:lvlJc w:val="left"/>
      <w:pPr>
        <w:ind w:left="1260" w:hanging="420"/>
      </w:pPr>
      <w:rPr>
        <w:rFonts w:ascii="Wingdings" w:hAnsi="Wingdings"/>
      </w:rPr>
    </w:lvl>
    <w:lvl w:ilvl="3" w:tplc="761A3910">
      <w:start w:val="1"/>
      <w:numFmt w:val="bullet"/>
      <w:lvlText w:val=""/>
      <w:lvlJc w:val="left"/>
      <w:pPr>
        <w:ind w:left="1680" w:hanging="420"/>
      </w:pPr>
      <w:rPr>
        <w:rFonts w:ascii="Wingdings" w:hAnsi="Wingdings"/>
      </w:rPr>
    </w:lvl>
    <w:lvl w:ilvl="4" w:tplc="A62C671C">
      <w:start w:val="1"/>
      <w:numFmt w:val="bullet"/>
      <w:lvlText w:val=""/>
      <w:lvlJc w:val="left"/>
      <w:pPr>
        <w:ind w:left="2100" w:hanging="420"/>
      </w:pPr>
      <w:rPr>
        <w:rFonts w:ascii="Wingdings" w:hAnsi="Wingdings"/>
      </w:rPr>
    </w:lvl>
    <w:lvl w:ilvl="5" w:tplc="176AAAFE">
      <w:start w:val="1"/>
      <w:numFmt w:val="bullet"/>
      <w:lvlText w:val=""/>
      <w:lvlJc w:val="left"/>
      <w:pPr>
        <w:ind w:left="2520" w:hanging="420"/>
      </w:pPr>
      <w:rPr>
        <w:rFonts w:ascii="Wingdings" w:hAnsi="Wingdings"/>
      </w:rPr>
    </w:lvl>
    <w:lvl w:ilvl="6" w:tplc="40D23274">
      <w:start w:val="1"/>
      <w:numFmt w:val="bullet"/>
      <w:lvlText w:val=""/>
      <w:lvlJc w:val="left"/>
      <w:pPr>
        <w:ind w:left="2940" w:hanging="420"/>
      </w:pPr>
      <w:rPr>
        <w:rFonts w:ascii="Wingdings" w:hAnsi="Wingdings"/>
      </w:rPr>
    </w:lvl>
    <w:lvl w:ilvl="7" w:tplc="1026FA30">
      <w:start w:val="1"/>
      <w:numFmt w:val="bullet"/>
      <w:lvlText w:val=""/>
      <w:lvlJc w:val="left"/>
      <w:pPr>
        <w:ind w:left="3360" w:hanging="420"/>
      </w:pPr>
      <w:rPr>
        <w:rFonts w:ascii="Wingdings" w:hAnsi="Wingdings"/>
      </w:rPr>
    </w:lvl>
    <w:lvl w:ilvl="8" w:tplc="AC56F9EC">
      <w:start w:val="1"/>
      <w:numFmt w:val="bullet"/>
      <w:lvlText w:val=""/>
      <w:lvlJc w:val="left"/>
      <w:pPr>
        <w:ind w:left="3780" w:hanging="420"/>
      </w:pPr>
      <w:rPr>
        <w:rFonts w:ascii="Wingdings" w:hAnsi="Wingdings"/>
      </w:rPr>
    </w:lvl>
  </w:abstractNum>
  <w:abstractNum w:abstractNumId="20" w15:restartNumberingAfterBreak="0">
    <w:nsid w:val="40E42675"/>
    <w:multiLevelType w:val="hybridMultilevel"/>
    <w:tmpl w:val="38CC3DB2"/>
    <w:lvl w:ilvl="0" w:tplc="273A2C28">
      <w:start w:val="1"/>
      <w:numFmt w:val="bullet"/>
      <w:lvlText w:val=""/>
      <w:lvlJc w:val="left"/>
      <w:pPr>
        <w:ind w:left="420" w:hanging="420"/>
      </w:pPr>
      <w:rPr>
        <w:rFonts w:ascii="Wingdings" w:hAnsi="Wingdings"/>
      </w:rPr>
    </w:lvl>
    <w:lvl w:ilvl="1" w:tplc="7FA0AD64">
      <w:start w:val="1"/>
      <w:numFmt w:val="bullet"/>
      <w:lvlText w:val=""/>
      <w:lvlJc w:val="left"/>
      <w:pPr>
        <w:ind w:left="840" w:hanging="420"/>
      </w:pPr>
      <w:rPr>
        <w:rFonts w:ascii="Wingdings" w:hAnsi="Wingdings"/>
      </w:rPr>
    </w:lvl>
    <w:lvl w:ilvl="2" w:tplc="8B9C50A4">
      <w:start w:val="1"/>
      <w:numFmt w:val="bullet"/>
      <w:lvlText w:val=""/>
      <w:lvlJc w:val="left"/>
      <w:pPr>
        <w:ind w:left="1260" w:hanging="420"/>
      </w:pPr>
      <w:rPr>
        <w:rFonts w:ascii="Wingdings" w:hAnsi="Wingdings"/>
      </w:rPr>
    </w:lvl>
    <w:lvl w:ilvl="3" w:tplc="3A38D7E4">
      <w:start w:val="1"/>
      <w:numFmt w:val="bullet"/>
      <w:lvlText w:val=""/>
      <w:lvlJc w:val="left"/>
      <w:pPr>
        <w:ind w:left="1680" w:hanging="420"/>
      </w:pPr>
      <w:rPr>
        <w:rFonts w:ascii="Wingdings" w:hAnsi="Wingdings"/>
      </w:rPr>
    </w:lvl>
    <w:lvl w:ilvl="4" w:tplc="F97495BA">
      <w:start w:val="1"/>
      <w:numFmt w:val="bullet"/>
      <w:lvlText w:val=""/>
      <w:lvlJc w:val="left"/>
      <w:pPr>
        <w:ind w:left="2100" w:hanging="420"/>
      </w:pPr>
      <w:rPr>
        <w:rFonts w:ascii="Wingdings" w:hAnsi="Wingdings"/>
      </w:rPr>
    </w:lvl>
    <w:lvl w:ilvl="5" w:tplc="77F0B584">
      <w:start w:val="1"/>
      <w:numFmt w:val="bullet"/>
      <w:lvlText w:val=""/>
      <w:lvlJc w:val="left"/>
      <w:pPr>
        <w:ind w:left="2520" w:hanging="420"/>
      </w:pPr>
      <w:rPr>
        <w:rFonts w:ascii="Wingdings" w:hAnsi="Wingdings"/>
      </w:rPr>
    </w:lvl>
    <w:lvl w:ilvl="6" w:tplc="2B4692F2">
      <w:start w:val="1"/>
      <w:numFmt w:val="bullet"/>
      <w:lvlText w:val=""/>
      <w:lvlJc w:val="left"/>
      <w:pPr>
        <w:ind w:left="2940" w:hanging="420"/>
      </w:pPr>
      <w:rPr>
        <w:rFonts w:ascii="Wingdings" w:hAnsi="Wingdings"/>
      </w:rPr>
    </w:lvl>
    <w:lvl w:ilvl="7" w:tplc="CB1A2BA8">
      <w:start w:val="1"/>
      <w:numFmt w:val="bullet"/>
      <w:lvlText w:val=""/>
      <w:lvlJc w:val="left"/>
      <w:pPr>
        <w:ind w:left="3360" w:hanging="420"/>
      </w:pPr>
      <w:rPr>
        <w:rFonts w:ascii="Wingdings" w:hAnsi="Wingdings"/>
      </w:rPr>
    </w:lvl>
    <w:lvl w:ilvl="8" w:tplc="4B8A3A7E">
      <w:start w:val="1"/>
      <w:numFmt w:val="bullet"/>
      <w:lvlText w:val=""/>
      <w:lvlJc w:val="left"/>
      <w:pPr>
        <w:ind w:left="3780" w:hanging="420"/>
      </w:pPr>
      <w:rPr>
        <w:rFonts w:ascii="Wingdings" w:hAnsi="Wingdings"/>
      </w:rPr>
    </w:lvl>
  </w:abstractNum>
  <w:abstractNum w:abstractNumId="21" w15:restartNumberingAfterBreak="0">
    <w:nsid w:val="456D1EB5"/>
    <w:multiLevelType w:val="multilevel"/>
    <w:tmpl w:val="940893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2" w15:restartNumberingAfterBreak="0">
    <w:nsid w:val="4B1821BF"/>
    <w:multiLevelType w:val="hybridMultilevel"/>
    <w:tmpl w:val="C4242398"/>
    <w:lvl w:ilvl="0" w:tplc="78745768">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4B5C45F7"/>
    <w:multiLevelType w:val="multilevel"/>
    <w:tmpl w:val="F16C83B6"/>
    <w:lvl w:ilvl="0">
      <w:start w:val="1"/>
      <w:numFmt w:val="decimal"/>
      <w:pStyle w:val="Heading1"/>
      <w:lvlText w:val="%1."/>
      <w:lvlJc w:val="left"/>
      <w:pPr>
        <w:tabs>
          <w:tab w:val="num" w:pos="720"/>
        </w:tabs>
        <w:ind w:left="720" w:hanging="720"/>
      </w:pPr>
      <w:rPr>
        <w:b/>
        <w:caps w:val="0"/>
        <w:strike w:val="0"/>
        <w:dstrike w:val="0"/>
        <w:outline w:val="0"/>
        <w:shadow w:val="0"/>
        <w:emboss w:val="0"/>
        <w:imprint w:val="0"/>
        <w:vanish w:val="0"/>
        <w:color w:val="auto"/>
        <w:vertAlign w:val="baseline"/>
      </w:rPr>
    </w:lvl>
    <w:lvl w:ilvl="1">
      <w:start w:val="1"/>
      <w:numFmt w:val="decimal"/>
      <w:pStyle w:val="Heading2"/>
      <w:lvlText w:val="%1.%2"/>
      <w:lvlJc w:val="left"/>
      <w:pPr>
        <w:tabs>
          <w:tab w:val="num" w:pos="720"/>
        </w:tabs>
        <w:ind w:left="720" w:hanging="720"/>
      </w:pPr>
      <w:rPr>
        <w:b w:val="0"/>
        <w:i w:val="0"/>
        <w:caps w:val="0"/>
        <w:strike w:val="0"/>
        <w:dstrike w:val="0"/>
        <w:outline w:val="0"/>
        <w:shadow w:val="0"/>
        <w:emboss w:val="0"/>
        <w:imprint w:val="0"/>
        <w:vanish w:val="0"/>
        <w:color w:val="auto"/>
        <w:vertAlign w:val="baseline"/>
      </w:rPr>
    </w:lvl>
    <w:lvl w:ilvl="2">
      <w:start w:val="1"/>
      <w:numFmt w:val="lowerLetter"/>
      <w:pStyle w:val="Heading3"/>
      <w:lvlText w:val="(%3)"/>
      <w:lvlJc w:val="left"/>
      <w:pPr>
        <w:tabs>
          <w:tab w:val="num" w:pos="1440"/>
        </w:tabs>
        <w:ind w:left="1440" w:hanging="720"/>
      </w:pPr>
      <w:rPr>
        <w:b w:val="0"/>
        <w:i w:val="0"/>
        <w:caps w:val="0"/>
        <w:strike w:val="0"/>
        <w:dstrike w:val="0"/>
        <w:outline w:val="0"/>
        <w:shadow w:val="0"/>
        <w:emboss w:val="0"/>
        <w:imprint w:val="0"/>
        <w:vanish w:val="0"/>
        <w:color w:val="auto"/>
        <w:vertAlign w:val="baseline"/>
      </w:rPr>
    </w:lvl>
    <w:lvl w:ilvl="3">
      <w:start w:val="1"/>
      <w:numFmt w:val="lowerRoman"/>
      <w:pStyle w:val="Heading4"/>
      <w:lvlText w:val="(%4)"/>
      <w:lvlJc w:val="left"/>
      <w:pPr>
        <w:tabs>
          <w:tab w:val="num" w:pos="2160"/>
        </w:tabs>
        <w:ind w:left="2160" w:hanging="720"/>
      </w:pPr>
      <w:rPr>
        <w:b w:val="0"/>
        <w:i w:val="0"/>
        <w:caps w:val="0"/>
        <w:strike w:val="0"/>
        <w:dstrike w:val="0"/>
        <w:outline w:val="0"/>
        <w:shadow w:val="0"/>
        <w:emboss w:val="0"/>
        <w:imprint w:val="0"/>
        <w:vanish w:val="0"/>
        <w:color w:val="auto"/>
        <w:vertAlign w:val="baseline"/>
      </w:rPr>
    </w:lvl>
    <w:lvl w:ilvl="4">
      <w:start w:val="1"/>
      <w:numFmt w:val="upperLetter"/>
      <w:pStyle w:val="Heading5"/>
      <w:lvlText w:val="(%5)"/>
      <w:lvlJc w:val="left"/>
      <w:pPr>
        <w:tabs>
          <w:tab w:val="num" w:pos="2880"/>
        </w:tabs>
        <w:ind w:left="2880" w:hanging="720"/>
      </w:pPr>
      <w:rPr>
        <w:b w:val="0"/>
        <w:i w:val="0"/>
        <w:caps w:val="0"/>
        <w:strike w:val="0"/>
        <w:dstrike w:val="0"/>
        <w:outline w:val="0"/>
        <w:shadow w:val="0"/>
        <w:emboss w:val="0"/>
        <w:imprint w:val="0"/>
        <w:vanish w:val="0"/>
        <w:color w:val="auto"/>
        <w:vertAlign w:val="baseline"/>
      </w:rPr>
    </w:lvl>
    <w:lvl w:ilvl="5">
      <w:start w:val="1"/>
      <w:numFmt w:val="ordinal"/>
      <w:lvlText w:val="%6"/>
      <w:lvlJc w:val="center"/>
      <w:pPr>
        <w:tabs>
          <w:tab w:val="num" w:pos="720"/>
        </w:tabs>
        <w:ind w:left="720" w:hanging="720"/>
      </w:pPr>
      <w:rPr>
        <w:caps w:val="0"/>
        <w:strike w:val="0"/>
        <w:dstrike w:val="0"/>
        <w:outline w:val="0"/>
        <w:shadow w:val="0"/>
        <w:emboss w:val="0"/>
        <w:imprint w:val="0"/>
        <w:vanish w:val="0"/>
        <w:color w:val="auto"/>
        <w:vertAlign w:val="baseline"/>
      </w:rPr>
    </w:lvl>
    <w:lvl w:ilvl="6">
      <w:start w:val="1"/>
      <w:numFmt w:val="ordinal"/>
      <w:lvlText w:val="%7"/>
      <w:lvlJc w:val="center"/>
      <w:pPr>
        <w:tabs>
          <w:tab w:val="num" w:pos="720"/>
        </w:tabs>
        <w:ind w:left="720" w:hanging="720"/>
      </w:pPr>
      <w:rPr>
        <w:caps w:val="0"/>
        <w:strike w:val="0"/>
        <w:dstrike w:val="0"/>
        <w:outline w:val="0"/>
        <w:shadow w:val="0"/>
        <w:emboss w:val="0"/>
        <w:imprint w:val="0"/>
        <w:vanish w:val="0"/>
        <w:color w:val="auto"/>
        <w:vertAlign w:val="baseline"/>
      </w:rPr>
    </w:lvl>
    <w:lvl w:ilvl="7">
      <w:start w:val="1"/>
      <w:numFmt w:val="ordinal"/>
      <w:lvlText w:val="%8"/>
      <w:lvlJc w:val="left"/>
      <w:pPr>
        <w:tabs>
          <w:tab w:val="num" w:pos="720"/>
        </w:tabs>
        <w:ind w:left="720" w:hanging="720"/>
      </w:pPr>
      <w:rPr>
        <w:caps w:val="0"/>
        <w:strike w:val="0"/>
        <w:dstrike w:val="0"/>
        <w:outline w:val="0"/>
        <w:shadow w:val="0"/>
        <w:emboss w:val="0"/>
        <w:imprint w:val="0"/>
        <w:vertAlign w:val="baseline"/>
      </w:rPr>
    </w:lvl>
    <w:lvl w:ilvl="8">
      <w:start w:val="1"/>
      <w:numFmt w:val="ordinal"/>
      <w:lvlText w:val="%9"/>
      <w:lvlJc w:val="left"/>
      <w:pPr>
        <w:tabs>
          <w:tab w:val="num" w:pos="720"/>
        </w:tabs>
        <w:ind w:left="720" w:hanging="720"/>
      </w:pPr>
      <w:rPr>
        <w:caps w:val="0"/>
        <w:strike w:val="0"/>
        <w:dstrike w:val="0"/>
        <w:outline w:val="0"/>
        <w:shadow w:val="0"/>
        <w:emboss w:val="0"/>
        <w:imprint w:val="0"/>
        <w:vanish w:val="0"/>
        <w:vertAlign w:val="baseline"/>
      </w:rPr>
    </w:lvl>
  </w:abstractNum>
  <w:abstractNum w:abstractNumId="24" w15:restartNumberingAfterBreak="0">
    <w:nsid w:val="4E166224"/>
    <w:multiLevelType w:val="hybridMultilevel"/>
    <w:tmpl w:val="9D88F448"/>
    <w:lvl w:ilvl="0" w:tplc="2604AE82">
      <w:start w:val="1"/>
      <w:numFmt w:val="bullet"/>
      <w:lvlText w:val=""/>
      <w:lvlJc w:val="left"/>
      <w:pPr>
        <w:ind w:left="420" w:hanging="420"/>
      </w:pPr>
      <w:rPr>
        <w:rFonts w:ascii="Wingdings" w:hAnsi="Wingdings"/>
      </w:rPr>
    </w:lvl>
    <w:lvl w:ilvl="1" w:tplc="67DCFDA2">
      <w:start w:val="1"/>
      <w:numFmt w:val="bullet"/>
      <w:lvlText w:val=""/>
      <w:lvlJc w:val="left"/>
      <w:pPr>
        <w:ind w:left="840" w:hanging="420"/>
      </w:pPr>
      <w:rPr>
        <w:rFonts w:ascii="Wingdings" w:hAnsi="Wingdings"/>
      </w:rPr>
    </w:lvl>
    <w:lvl w:ilvl="2" w:tplc="F7AC3B50">
      <w:start w:val="1"/>
      <w:numFmt w:val="bullet"/>
      <w:lvlText w:val=""/>
      <w:lvlJc w:val="left"/>
      <w:pPr>
        <w:ind w:left="1260" w:hanging="420"/>
      </w:pPr>
      <w:rPr>
        <w:rFonts w:ascii="Wingdings" w:hAnsi="Wingdings"/>
      </w:rPr>
    </w:lvl>
    <w:lvl w:ilvl="3" w:tplc="DC740DEE">
      <w:start w:val="1"/>
      <w:numFmt w:val="bullet"/>
      <w:lvlText w:val=""/>
      <w:lvlJc w:val="left"/>
      <w:pPr>
        <w:ind w:left="1680" w:hanging="420"/>
      </w:pPr>
      <w:rPr>
        <w:rFonts w:ascii="Wingdings" w:hAnsi="Wingdings"/>
      </w:rPr>
    </w:lvl>
    <w:lvl w:ilvl="4" w:tplc="DBDE943E">
      <w:start w:val="1"/>
      <w:numFmt w:val="bullet"/>
      <w:lvlText w:val=""/>
      <w:lvlJc w:val="left"/>
      <w:pPr>
        <w:ind w:left="2100" w:hanging="420"/>
      </w:pPr>
      <w:rPr>
        <w:rFonts w:ascii="Wingdings" w:hAnsi="Wingdings"/>
      </w:rPr>
    </w:lvl>
    <w:lvl w:ilvl="5" w:tplc="B5C860D4">
      <w:start w:val="1"/>
      <w:numFmt w:val="bullet"/>
      <w:lvlText w:val=""/>
      <w:lvlJc w:val="left"/>
      <w:pPr>
        <w:ind w:left="2520" w:hanging="420"/>
      </w:pPr>
      <w:rPr>
        <w:rFonts w:ascii="Wingdings" w:hAnsi="Wingdings"/>
      </w:rPr>
    </w:lvl>
    <w:lvl w:ilvl="6" w:tplc="14E4D390">
      <w:start w:val="1"/>
      <w:numFmt w:val="bullet"/>
      <w:lvlText w:val=""/>
      <w:lvlJc w:val="left"/>
      <w:pPr>
        <w:ind w:left="2940" w:hanging="420"/>
      </w:pPr>
      <w:rPr>
        <w:rFonts w:ascii="Wingdings" w:hAnsi="Wingdings"/>
      </w:rPr>
    </w:lvl>
    <w:lvl w:ilvl="7" w:tplc="EA7EA3CE">
      <w:start w:val="1"/>
      <w:numFmt w:val="bullet"/>
      <w:lvlText w:val=""/>
      <w:lvlJc w:val="left"/>
      <w:pPr>
        <w:ind w:left="3360" w:hanging="420"/>
      </w:pPr>
      <w:rPr>
        <w:rFonts w:ascii="Wingdings" w:hAnsi="Wingdings"/>
      </w:rPr>
    </w:lvl>
    <w:lvl w:ilvl="8" w:tplc="C1A8FE2A">
      <w:start w:val="1"/>
      <w:numFmt w:val="bullet"/>
      <w:lvlText w:val=""/>
      <w:lvlJc w:val="left"/>
      <w:pPr>
        <w:ind w:left="3780" w:hanging="420"/>
      </w:pPr>
      <w:rPr>
        <w:rFonts w:ascii="Wingdings" w:hAnsi="Wingdings"/>
      </w:rPr>
    </w:lvl>
  </w:abstractNum>
  <w:abstractNum w:abstractNumId="25" w15:restartNumberingAfterBreak="0">
    <w:nsid w:val="51ED41BB"/>
    <w:multiLevelType w:val="hybridMultilevel"/>
    <w:tmpl w:val="EC98342E"/>
    <w:lvl w:ilvl="0" w:tplc="27229C42">
      <w:start w:val="1"/>
      <w:numFmt w:val="bullet"/>
      <w:lvlText w:val=""/>
      <w:lvlJc w:val="left"/>
      <w:pPr>
        <w:ind w:left="420" w:hanging="420"/>
      </w:pPr>
      <w:rPr>
        <w:rFonts w:ascii="Wingdings" w:hAnsi="Wingdings"/>
      </w:rPr>
    </w:lvl>
    <w:lvl w:ilvl="1" w:tplc="238407A8">
      <w:start w:val="1"/>
      <w:numFmt w:val="bullet"/>
      <w:lvlText w:val=""/>
      <w:lvlJc w:val="left"/>
      <w:pPr>
        <w:ind w:left="840" w:hanging="420"/>
      </w:pPr>
      <w:rPr>
        <w:rFonts w:ascii="Wingdings" w:hAnsi="Wingdings"/>
      </w:rPr>
    </w:lvl>
    <w:lvl w:ilvl="2" w:tplc="2F648470">
      <w:start w:val="1"/>
      <w:numFmt w:val="bullet"/>
      <w:lvlText w:val=""/>
      <w:lvlJc w:val="left"/>
      <w:pPr>
        <w:ind w:left="1260" w:hanging="420"/>
      </w:pPr>
      <w:rPr>
        <w:rFonts w:ascii="Wingdings" w:hAnsi="Wingdings"/>
      </w:rPr>
    </w:lvl>
    <w:lvl w:ilvl="3" w:tplc="28FEFDA6">
      <w:start w:val="1"/>
      <w:numFmt w:val="bullet"/>
      <w:lvlText w:val=""/>
      <w:lvlJc w:val="left"/>
      <w:pPr>
        <w:ind w:left="1680" w:hanging="420"/>
      </w:pPr>
      <w:rPr>
        <w:rFonts w:ascii="Wingdings" w:hAnsi="Wingdings"/>
      </w:rPr>
    </w:lvl>
    <w:lvl w:ilvl="4" w:tplc="5352E848">
      <w:start w:val="1"/>
      <w:numFmt w:val="bullet"/>
      <w:lvlText w:val=""/>
      <w:lvlJc w:val="left"/>
      <w:pPr>
        <w:ind w:left="2100" w:hanging="420"/>
      </w:pPr>
      <w:rPr>
        <w:rFonts w:ascii="Wingdings" w:hAnsi="Wingdings"/>
      </w:rPr>
    </w:lvl>
    <w:lvl w:ilvl="5" w:tplc="B98491BC">
      <w:start w:val="1"/>
      <w:numFmt w:val="bullet"/>
      <w:lvlText w:val=""/>
      <w:lvlJc w:val="left"/>
      <w:pPr>
        <w:ind w:left="2520" w:hanging="420"/>
      </w:pPr>
      <w:rPr>
        <w:rFonts w:ascii="Wingdings" w:hAnsi="Wingdings"/>
      </w:rPr>
    </w:lvl>
    <w:lvl w:ilvl="6" w:tplc="6414CC28">
      <w:start w:val="1"/>
      <w:numFmt w:val="bullet"/>
      <w:lvlText w:val=""/>
      <w:lvlJc w:val="left"/>
      <w:pPr>
        <w:ind w:left="2940" w:hanging="420"/>
      </w:pPr>
      <w:rPr>
        <w:rFonts w:ascii="Wingdings" w:hAnsi="Wingdings"/>
      </w:rPr>
    </w:lvl>
    <w:lvl w:ilvl="7" w:tplc="AA8C572A">
      <w:start w:val="1"/>
      <w:numFmt w:val="bullet"/>
      <w:lvlText w:val=""/>
      <w:lvlJc w:val="left"/>
      <w:pPr>
        <w:ind w:left="3360" w:hanging="420"/>
      </w:pPr>
      <w:rPr>
        <w:rFonts w:ascii="Wingdings" w:hAnsi="Wingdings"/>
      </w:rPr>
    </w:lvl>
    <w:lvl w:ilvl="8" w:tplc="562C4182">
      <w:start w:val="1"/>
      <w:numFmt w:val="bullet"/>
      <w:lvlText w:val=""/>
      <w:lvlJc w:val="left"/>
      <w:pPr>
        <w:ind w:left="3780" w:hanging="420"/>
      </w:pPr>
      <w:rPr>
        <w:rFonts w:ascii="Wingdings" w:hAnsi="Wingdings"/>
      </w:rPr>
    </w:lvl>
  </w:abstractNum>
  <w:abstractNum w:abstractNumId="26" w15:restartNumberingAfterBreak="0">
    <w:nsid w:val="563C7E65"/>
    <w:multiLevelType w:val="hybridMultilevel"/>
    <w:tmpl w:val="718A17A2"/>
    <w:lvl w:ilvl="0" w:tplc="EA2E649A">
      <w:start w:val="1"/>
      <w:numFmt w:val="bullet"/>
      <w:lvlText w:val=""/>
      <w:lvlJc w:val="left"/>
      <w:pPr>
        <w:ind w:left="420" w:hanging="420"/>
      </w:pPr>
      <w:rPr>
        <w:rFonts w:ascii="Wingdings" w:hAnsi="Wingdings"/>
      </w:rPr>
    </w:lvl>
    <w:lvl w:ilvl="1" w:tplc="E13A251E">
      <w:start w:val="1"/>
      <w:numFmt w:val="bullet"/>
      <w:lvlText w:val=""/>
      <w:lvlJc w:val="left"/>
      <w:pPr>
        <w:ind w:left="840" w:hanging="420"/>
      </w:pPr>
      <w:rPr>
        <w:rFonts w:ascii="Wingdings" w:hAnsi="Wingdings"/>
      </w:rPr>
    </w:lvl>
    <w:lvl w:ilvl="2" w:tplc="7C902232">
      <w:start w:val="1"/>
      <w:numFmt w:val="bullet"/>
      <w:lvlText w:val=""/>
      <w:lvlJc w:val="left"/>
      <w:pPr>
        <w:ind w:left="1260" w:hanging="420"/>
      </w:pPr>
      <w:rPr>
        <w:rFonts w:ascii="Wingdings" w:hAnsi="Wingdings"/>
      </w:rPr>
    </w:lvl>
    <w:lvl w:ilvl="3" w:tplc="51C67A58">
      <w:start w:val="1"/>
      <w:numFmt w:val="bullet"/>
      <w:lvlText w:val=""/>
      <w:lvlJc w:val="left"/>
      <w:pPr>
        <w:ind w:left="1680" w:hanging="420"/>
      </w:pPr>
      <w:rPr>
        <w:rFonts w:ascii="Wingdings" w:hAnsi="Wingdings"/>
      </w:rPr>
    </w:lvl>
    <w:lvl w:ilvl="4" w:tplc="099E3A8E">
      <w:start w:val="1"/>
      <w:numFmt w:val="bullet"/>
      <w:lvlText w:val=""/>
      <w:lvlJc w:val="left"/>
      <w:pPr>
        <w:ind w:left="2100" w:hanging="420"/>
      </w:pPr>
      <w:rPr>
        <w:rFonts w:ascii="Wingdings" w:hAnsi="Wingdings"/>
      </w:rPr>
    </w:lvl>
    <w:lvl w:ilvl="5" w:tplc="CA90AA16">
      <w:start w:val="1"/>
      <w:numFmt w:val="bullet"/>
      <w:lvlText w:val=""/>
      <w:lvlJc w:val="left"/>
      <w:pPr>
        <w:ind w:left="2520" w:hanging="420"/>
      </w:pPr>
      <w:rPr>
        <w:rFonts w:ascii="Wingdings" w:hAnsi="Wingdings"/>
      </w:rPr>
    </w:lvl>
    <w:lvl w:ilvl="6" w:tplc="8BD2A182">
      <w:start w:val="1"/>
      <w:numFmt w:val="bullet"/>
      <w:lvlText w:val=""/>
      <w:lvlJc w:val="left"/>
      <w:pPr>
        <w:ind w:left="2940" w:hanging="420"/>
      </w:pPr>
      <w:rPr>
        <w:rFonts w:ascii="Wingdings" w:hAnsi="Wingdings"/>
      </w:rPr>
    </w:lvl>
    <w:lvl w:ilvl="7" w:tplc="5F4083AA">
      <w:start w:val="1"/>
      <w:numFmt w:val="bullet"/>
      <w:lvlText w:val=""/>
      <w:lvlJc w:val="left"/>
      <w:pPr>
        <w:ind w:left="3360" w:hanging="420"/>
      </w:pPr>
      <w:rPr>
        <w:rFonts w:ascii="Wingdings" w:hAnsi="Wingdings"/>
      </w:rPr>
    </w:lvl>
    <w:lvl w:ilvl="8" w:tplc="958EE236">
      <w:start w:val="1"/>
      <w:numFmt w:val="bullet"/>
      <w:lvlText w:val=""/>
      <w:lvlJc w:val="left"/>
      <w:pPr>
        <w:ind w:left="3780" w:hanging="420"/>
      </w:pPr>
      <w:rPr>
        <w:rFonts w:ascii="Wingdings" w:hAnsi="Wingdings"/>
      </w:rPr>
    </w:lvl>
  </w:abstractNum>
  <w:abstractNum w:abstractNumId="27" w15:restartNumberingAfterBreak="0">
    <w:nsid w:val="5797117E"/>
    <w:multiLevelType w:val="hybridMultilevel"/>
    <w:tmpl w:val="716A52E8"/>
    <w:lvl w:ilvl="0" w:tplc="01E2AD4E">
      <w:start w:val="1"/>
      <w:numFmt w:val="bullet"/>
      <w:lvlText w:val=""/>
      <w:lvlJc w:val="left"/>
      <w:pPr>
        <w:ind w:left="420" w:hanging="420"/>
      </w:pPr>
      <w:rPr>
        <w:rFonts w:ascii="Wingdings" w:hAnsi="Wingdings"/>
      </w:rPr>
    </w:lvl>
    <w:lvl w:ilvl="1" w:tplc="1D76BDCE">
      <w:start w:val="1"/>
      <w:numFmt w:val="bullet"/>
      <w:lvlText w:val=""/>
      <w:lvlJc w:val="left"/>
      <w:pPr>
        <w:ind w:left="840" w:hanging="420"/>
      </w:pPr>
      <w:rPr>
        <w:rFonts w:ascii="Wingdings" w:hAnsi="Wingdings"/>
      </w:rPr>
    </w:lvl>
    <w:lvl w:ilvl="2" w:tplc="1E726AB8">
      <w:start w:val="1"/>
      <w:numFmt w:val="bullet"/>
      <w:lvlText w:val=""/>
      <w:lvlJc w:val="left"/>
      <w:pPr>
        <w:ind w:left="1260" w:hanging="420"/>
      </w:pPr>
      <w:rPr>
        <w:rFonts w:ascii="Wingdings" w:hAnsi="Wingdings"/>
      </w:rPr>
    </w:lvl>
    <w:lvl w:ilvl="3" w:tplc="96304040">
      <w:start w:val="1"/>
      <w:numFmt w:val="bullet"/>
      <w:lvlText w:val=""/>
      <w:lvlJc w:val="left"/>
      <w:pPr>
        <w:ind w:left="1680" w:hanging="420"/>
      </w:pPr>
      <w:rPr>
        <w:rFonts w:ascii="Wingdings" w:hAnsi="Wingdings"/>
      </w:rPr>
    </w:lvl>
    <w:lvl w:ilvl="4" w:tplc="6486E188">
      <w:start w:val="1"/>
      <w:numFmt w:val="bullet"/>
      <w:lvlText w:val=""/>
      <w:lvlJc w:val="left"/>
      <w:pPr>
        <w:ind w:left="2100" w:hanging="420"/>
      </w:pPr>
      <w:rPr>
        <w:rFonts w:ascii="Wingdings" w:hAnsi="Wingdings"/>
      </w:rPr>
    </w:lvl>
    <w:lvl w:ilvl="5" w:tplc="E0EE911C">
      <w:start w:val="1"/>
      <w:numFmt w:val="bullet"/>
      <w:lvlText w:val=""/>
      <w:lvlJc w:val="left"/>
      <w:pPr>
        <w:ind w:left="2520" w:hanging="420"/>
      </w:pPr>
      <w:rPr>
        <w:rFonts w:ascii="Wingdings" w:hAnsi="Wingdings"/>
      </w:rPr>
    </w:lvl>
    <w:lvl w:ilvl="6" w:tplc="594AF42A">
      <w:start w:val="1"/>
      <w:numFmt w:val="bullet"/>
      <w:lvlText w:val=""/>
      <w:lvlJc w:val="left"/>
      <w:pPr>
        <w:ind w:left="2940" w:hanging="420"/>
      </w:pPr>
      <w:rPr>
        <w:rFonts w:ascii="Wingdings" w:hAnsi="Wingdings"/>
      </w:rPr>
    </w:lvl>
    <w:lvl w:ilvl="7" w:tplc="AB86B492">
      <w:start w:val="1"/>
      <w:numFmt w:val="bullet"/>
      <w:lvlText w:val=""/>
      <w:lvlJc w:val="left"/>
      <w:pPr>
        <w:ind w:left="3360" w:hanging="420"/>
      </w:pPr>
      <w:rPr>
        <w:rFonts w:ascii="Wingdings" w:hAnsi="Wingdings"/>
      </w:rPr>
    </w:lvl>
    <w:lvl w:ilvl="8" w:tplc="FAB81110">
      <w:start w:val="1"/>
      <w:numFmt w:val="bullet"/>
      <w:lvlText w:val=""/>
      <w:lvlJc w:val="left"/>
      <w:pPr>
        <w:ind w:left="3780" w:hanging="420"/>
      </w:pPr>
      <w:rPr>
        <w:rFonts w:ascii="Wingdings" w:hAnsi="Wingdings"/>
      </w:rPr>
    </w:lvl>
  </w:abstractNum>
  <w:abstractNum w:abstractNumId="28" w15:restartNumberingAfterBreak="0">
    <w:nsid w:val="5D2A67CB"/>
    <w:multiLevelType w:val="hybridMultilevel"/>
    <w:tmpl w:val="6B725D7E"/>
    <w:lvl w:ilvl="0" w:tplc="1B10B298">
      <w:start w:val="1"/>
      <w:numFmt w:val="bullet"/>
      <w:lvlText w:val=""/>
      <w:lvlJc w:val="left"/>
      <w:pPr>
        <w:ind w:left="420" w:hanging="420"/>
      </w:pPr>
      <w:rPr>
        <w:rFonts w:ascii="Wingdings" w:hAnsi="Wingdings"/>
      </w:rPr>
    </w:lvl>
    <w:lvl w:ilvl="1" w:tplc="007CD2D0">
      <w:start w:val="1"/>
      <w:numFmt w:val="bullet"/>
      <w:lvlText w:val=""/>
      <w:lvlJc w:val="left"/>
      <w:pPr>
        <w:ind w:left="840" w:hanging="420"/>
      </w:pPr>
      <w:rPr>
        <w:rFonts w:ascii="Wingdings" w:hAnsi="Wingdings"/>
      </w:rPr>
    </w:lvl>
    <w:lvl w:ilvl="2" w:tplc="34481160">
      <w:start w:val="1"/>
      <w:numFmt w:val="bullet"/>
      <w:lvlText w:val=""/>
      <w:lvlJc w:val="left"/>
      <w:pPr>
        <w:ind w:left="1260" w:hanging="420"/>
      </w:pPr>
      <w:rPr>
        <w:rFonts w:ascii="Wingdings" w:hAnsi="Wingdings"/>
      </w:rPr>
    </w:lvl>
    <w:lvl w:ilvl="3" w:tplc="1674A402">
      <w:start w:val="1"/>
      <w:numFmt w:val="bullet"/>
      <w:lvlText w:val=""/>
      <w:lvlJc w:val="left"/>
      <w:pPr>
        <w:ind w:left="1680" w:hanging="420"/>
      </w:pPr>
      <w:rPr>
        <w:rFonts w:ascii="Wingdings" w:hAnsi="Wingdings"/>
      </w:rPr>
    </w:lvl>
    <w:lvl w:ilvl="4" w:tplc="8618AF26">
      <w:start w:val="1"/>
      <w:numFmt w:val="bullet"/>
      <w:lvlText w:val=""/>
      <w:lvlJc w:val="left"/>
      <w:pPr>
        <w:ind w:left="2100" w:hanging="420"/>
      </w:pPr>
      <w:rPr>
        <w:rFonts w:ascii="Wingdings" w:hAnsi="Wingdings"/>
      </w:rPr>
    </w:lvl>
    <w:lvl w:ilvl="5" w:tplc="D94A7880">
      <w:start w:val="1"/>
      <w:numFmt w:val="bullet"/>
      <w:lvlText w:val=""/>
      <w:lvlJc w:val="left"/>
      <w:pPr>
        <w:ind w:left="2520" w:hanging="420"/>
      </w:pPr>
      <w:rPr>
        <w:rFonts w:ascii="Wingdings" w:hAnsi="Wingdings"/>
      </w:rPr>
    </w:lvl>
    <w:lvl w:ilvl="6" w:tplc="4C8E37CA">
      <w:start w:val="1"/>
      <w:numFmt w:val="bullet"/>
      <w:lvlText w:val=""/>
      <w:lvlJc w:val="left"/>
      <w:pPr>
        <w:ind w:left="2940" w:hanging="420"/>
      </w:pPr>
      <w:rPr>
        <w:rFonts w:ascii="Wingdings" w:hAnsi="Wingdings"/>
      </w:rPr>
    </w:lvl>
    <w:lvl w:ilvl="7" w:tplc="B7A83EEE">
      <w:start w:val="1"/>
      <w:numFmt w:val="bullet"/>
      <w:lvlText w:val=""/>
      <w:lvlJc w:val="left"/>
      <w:pPr>
        <w:ind w:left="3360" w:hanging="420"/>
      </w:pPr>
      <w:rPr>
        <w:rFonts w:ascii="Wingdings" w:hAnsi="Wingdings"/>
      </w:rPr>
    </w:lvl>
    <w:lvl w:ilvl="8" w:tplc="9AE85DCA">
      <w:start w:val="1"/>
      <w:numFmt w:val="bullet"/>
      <w:lvlText w:val=""/>
      <w:lvlJc w:val="left"/>
      <w:pPr>
        <w:ind w:left="3780" w:hanging="420"/>
      </w:pPr>
      <w:rPr>
        <w:rFonts w:ascii="Wingdings" w:hAnsi="Wingdings"/>
      </w:rPr>
    </w:lvl>
  </w:abstractNum>
  <w:abstractNum w:abstractNumId="29" w15:restartNumberingAfterBreak="0">
    <w:nsid w:val="5D777713"/>
    <w:multiLevelType w:val="hybridMultilevel"/>
    <w:tmpl w:val="AA96AB96"/>
    <w:lvl w:ilvl="0" w:tplc="2AA8C600">
      <w:start w:val="1"/>
      <w:numFmt w:val="bullet"/>
      <w:lvlText w:val=""/>
      <w:lvlJc w:val="left"/>
      <w:pPr>
        <w:ind w:left="420" w:hanging="420"/>
      </w:pPr>
      <w:rPr>
        <w:rFonts w:ascii="Wingdings" w:hAnsi="Wingdings"/>
      </w:rPr>
    </w:lvl>
    <w:lvl w:ilvl="1" w:tplc="879A9730">
      <w:start w:val="1"/>
      <w:numFmt w:val="bullet"/>
      <w:lvlText w:val=""/>
      <w:lvlJc w:val="left"/>
      <w:pPr>
        <w:ind w:left="840" w:hanging="420"/>
      </w:pPr>
      <w:rPr>
        <w:rFonts w:ascii="Wingdings" w:hAnsi="Wingdings"/>
      </w:rPr>
    </w:lvl>
    <w:lvl w:ilvl="2" w:tplc="A068237E">
      <w:start w:val="1"/>
      <w:numFmt w:val="bullet"/>
      <w:lvlText w:val=""/>
      <w:lvlJc w:val="left"/>
      <w:pPr>
        <w:ind w:left="1260" w:hanging="420"/>
      </w:pPr>
      <w:rPr>
        <w:rFonts w:ascii="Wingdings" w:hAnsi="Wingdings"/>
      </w:rPr>
    </w:lvl>
    <w:lvl w:ilvl="3" w:tplc="00FC0164">
      <w:start w:val="1"/>
      <w:numFmt w:val="bullet"/>
      <w:lvlText w:val=""/>
      <w:lvlJc w:val="left"/>
      <w:pPr>
        <w:ind w:left="1680" w:hanging="420"/>
      </w:pPr>
      <w:rPr>
        <w:rFonts w:ascii="Wingdings" w:hAnsi="Wingdings"/>
      </w:rPr>
    </w:lvl>
    <w:lvl w:ilvl="4" w:tplc="CB3E7D74">
      <w:start w:val="1"/>
      <w:numFmt w:val="bullet"/>
      <w:lvlText w:val=""/>
      <w:lvlJc w:val="left"/>
      <w:pPr>
        <w:ind w:left="2100" w:hanging="420"/>
      </w:pPr>
      <w:rPr>
        <w:rFonts w:ascii="Wingdings" w:hAnsi="Wingdings"/>
      </w:rPr>
    </w:lvl>
    <w:lvl w:ilvl="5" w:tplc="34C60B08">
      <w:start w:val="1"/>
      <w:numFmt w:val="bullet"/>
      <w:lvlText w:val=""/>
      <w:lvlJc w:val="left"/>
      <w:pPr>
        <w:ind w:left="2520" w:hanging="420"/>
      </w:pPr>
      <w:rPr>
        <w:rFonts w:ascii="Wingdings" w:hAnsi="Wingdings"/>
      </w:rPr>
    </w:lvl>
    <w:lvl w:ilvl="6" w:tplc="998649E6">
      <w:start w:val="1"/>
      <w:numFmt w:val="bullet"/>
      <w:lvlText w:val=""/>
      <w:lvlJc w:val="left"/>
      <w:pPr>
        <w:ind w:left="2940" w:hanging="420"/>
      </w:pPr>
      <w:rPr>
        <w:rFonts w:ascii="Wingdings" w:hAnsi="Wingdings"/>
      </w:rPr>
    </w:lvl>
    <w:lvl w:ilvl="7" w:tplc="75325F32">
      <w:start w:val="1"/>
      <w:numFmt w:val="bullet"/>
      <w:lvlText w:val=""/>
      <w:lvlJc w:val="left"/>
      <w:pPr>
        <w:ind w:left="3360" w:hanging="420"/>
      </w:pPr>
      <w:rPr>
        <w:rFonts w:ascii="Wingdings" w:hAnsi="Wingdings"/>
      </w:rPr>
    </w:lvl>
    <w:lvl w:ilvl="8" w:tplc="8CFE53AA">
      <w:start w:val="1"/>
      <w:numFmt w:val="bullet"/>
      <w:lvlText w:val=""/>
      <w:lvlJc w:val="left"/>
      <w:pPr>
        <w:ind w:left="3780" w:hanging="420"/>
      </w:pPr>
      <w:rPr>
        <w:rFonts w:ascii="Wingdings" w:hAnsi="Wingdings"/>
      </w:rPr>
    </w:lvl>
  </w:abstractNum>
  <w:abstractNum w:abstractNumId="30" w15:restartNumberingAfterBreak="0">
    <w:nsid w:val="63F62831"/>
    <w:multiLevelType w:val="hybridMultilevel"/>
    <w:tmpl w:val="133C4796"/>
    <w:lvl w:ilvl="0" w:tplc="D932146C">
      <w:start w:val="1"/>
      <w:numFmt w:val="bullet"/>
      <w:lvlText w:val=""/>
      <w:lvlJc w:val="left"/>
      <w:pPr>
        <w:ind w:left="420" w:hanging="420"/>
      </w:pPr>
      <w:rPr>
        <w:rFonts w:ascii="Wingdings" w:hAnsi="Wingdings"/>
      </w:rPr>
    </w:lvl>
    <w:lvl w:ilvl="1" w:tplc="F2CAC7D8">
      <w:start w:val="1"/>
      <w:numFmt w:val="bullet"/>
      <w:lvlText w:val=""/>
      <w:lvlJc w:val="left"/>
      <w:pPr>
        <w:ind w:left="840" w:hanging="420"/>
      </w:pPr>
      <w:rPr>
        <w:rFonts w:ascii="Wingdings" w:hAnsi="Wingdings"/>
      </w:rPr>
    </w:lvl>
    <w:lvl w:ilvl="2" w:tplc="202EF49A">
      <w:start w:val="1"/>
      <w:numFmt w:val="bullet"/>
      <w:lvlText w:val=""/>
      <w:lvlJc w:val="left"/>
      <w:pPr>
        <w:ind w:left="1260" w:hanging="420"/>
      </w:pPr>
      <w:rPr>
        <w:rFonts w:ascii="Wingdings" w:hAnsi="Wingdings"/>
      </w:rPr>
    </w:lvl>
    <w:lvl w:ilvl="3" w:tplc="54327200">
      <w:start w:val="1"/>
      <w:numFmt w:val="bullet"/>
      <w:lvlText w:val=""/>
      <w:lvlJc w:val="left"/>
      <w:pPr>
        <w:ind w:left="1680" w:hanging="420"/>
      </w:pPr>
      <w:rPr>
        <w:rFonts w:ascii="Wingdings" w:hAnsi="Wingdings"/>
      </w:rPr>
    </w:lvl>
    <w:lvl w:ilvl="4" w:tplc="D3ECB4F0">
      <w:start w:val="1"/>
      <w:numFmt w:val="bullet"/>
      <w:lvlText w:val=""/>
      <w:lvlJc w:val="left"/>
      <w:pPr>
        <w:ind w:left="2100" w:hanging="420"/>
      </w:pPr>
      <w:rPr>
        <w:rFonts w:ascii="Wingdings" w:hAnsi="Wingdings"/>
      </w:rPr>
    </w:lvl>
    <w:lvl w:ilvl="5" w:tplc="EE6E6FEC">
      <w:start w:val="1"/>
      <w:numFmt w:val="bullet"/>
      <w:lvlText w:val=""/>
      <w:lvlJc w:val="left"/>
      <w:pPr>
        <w:ind w:left="2520" w:hanging="420"/>
      </w:pPr>
      <w:rPr>
        <w:rFonts w:ascii="Wingdings" w:hAnsi="Wingdings"/>
      </w:rPr>
    </w:lvl>
    <w:lvl w:ilvl="6" w:tplc="4AF6149A">
      <w:start w:val="1"/>
      <w:numFmt w:val="bullet"/>
      <w:lvlText w:val=""/>
      <w:lvlJc w:val="left"/>
      <w:pPr>
        <w:ind w:left="2940" w:hanging="420"/>
      </w:pPr>
      <w:rPr>
        <w:rFonts w:ascii="Wingdings" w:hAnsi="Wingdings"/>
      </w:rPr>
    </w:lvl>
    <w:lvl w:ilvl="7" w:tplc="CBEA5330">
      <w:start w:val="1"/>
      <w:numFmt w:val="bullet"/>
      <w:lvlText w:val=""/>
      <w:lvlJc w:val="left"/>
      <w:pPr>
        <w:ind w:left="3360" w:hanging="420"/>
      </w:pPr>
      <w:rPr>
        <w:rFonts w:ascii="Wingdings" w:hAnsi="Wingdings"/>
      </w:rPr>
    </w:lvl>
    <w:lvl w:ilvl="8" w:tplc="C5EC8A42">
      <w:start w:val="1"/>
      <w:numFmt w:val="bullet"/>
      <w:lvlText w:val=""/>
      <w:lvlJc w:val="left"/>
      <w:pPr>
        <w:ind w:left="3780" w:hanging="420"/>
      </w:pPr>
      <w:rPr>
        <w:rFonts w:ascii="Wingdings" w:hAnsi="Wingdings"/>
      </w:rPr>
    </w:lvl>
  </w:abstractNum>
  <w:abstractNum w:abstractNumId="31" w15:restartNumberingAfterBreak="0">
    <w:nsid w:val="6ACF4EFD"/>
    <w:multiLevelType w:val="hybridMultilevel"/>
    <w:tmpl w:val="F4D05BE4"/>
    <w:lvl w:ilvl="0" w:tplc="A29E336E">
      <w:start w:val="1"/>
      <w:numFmt w:val="bullet"/>
      <w:lvlText w:val=""/>
      <w:lvlJc w:val="left"/>
      <w:pPr>
        <w:ind w:left="420" w:hanging="420"/>
      </w:pPr>
      <w:rPr>
        <w:rFonts w:ascii="Wingdings" w:hAnsi="Wingdings"/>
      </w:rPr>
    </w:lvl>
    <w:lvl w:ilvl="1" w:tplc="6EF079B6">
      <w:start w:val="1"/>
      <w:numFmt w:val="bullet"/>
      <w:lvlText w:val=""/>
      <w:lvlJc w:val="left"/>
      <w:pPr>
        <w:ind w:left="840" w:hanging="420"/>
      </w:pPr>
      <w:rPr>
        <w:rFonts w:ascii="Wingdings" w:hAnsi="Wingdings"/>
      </w:rPr>
    </w:lvl>
    <w:lvl w:ilvl="2" w:tplc="BA7A7A42">
      <w:start w:val="1"/>
      <w:numFmt w:val="bullet"/>
      <w:lvlText w:val=""/>
      <w:lvlJc w:val="left"/>
      <w:pPr>
        <w:ind w:left="1260" w:hanging="420"/>
      </w:pPr>
      <w:rPr>
        <w:rFonts w:ascii="Wingdings" w:hAnsi="Wingdings"/>
      </w:rPr>
    </w:lvl>
    <w:lvl w:ilvl="3" w:tplc="BE762A56">
      <w:start w:val="1"/>
      <w:numFmt w:val="bullet"/>
      <w:lvlText w:val=""/>
      <w:lvlJc w:val="left"/>
      <w:pPr>
        <w:ind w:left="1680" w:hanging="420"/>
      </w:pPr>
      <w:rPr>
        <w:rFonts w:ascii="Wingdings" w:hAnsi="Wingdings"/>
      </w:rPr>
    </w:lvl>
    <w:lvl w:ilvl="4" w:tplc="99FE50C8">
      <w:start w:val="1"/>
      <w:numFmt w:val="bullet"/>
      <w:lvlText w:val=""/>
      <w:lvlJc w:val="left"/>
      <w:pPr>
        <w:ind w:left="2100" w:hanging="420"/>
      </w:pPr>
      <w:rPr>
        <w:rFonts w:ascii="Wingdings" w:hAnsi="Wingdings"/>
      </w:rPr>
    </w:lvl>
    <w:lvl w:ilvl="5" w:tplc="9BFC8C62">
      <w:start w:val="1"/>
      <w:numFmt w:val="bullet"/>
      <w:lvlText w:val=""/>
      <w:lvlJc w:val="left"/>
      <w:pPr>
        <w:ind w:left="2520" w:hanging="420"/>
      </w:pPr>
      <w:rPr>
        <w:rFonts w:ascii="Wingdings" w:hAnsi="Wingdings"/>
      </w:rPr>
    </w:lvl>
    <w:lvl w:ilvl="6" w:tplc="379CDB1C">
      <w:start w:val="1"/>
      <w:numFmt w:val="bullet"/>
      <w:lvlText w:val=""/>
      <w:lvlJc w:val="left"/>
      <w:pPr>
        <w:ind w:left="2940" w:hanging="420"/>
      </w:pPr>
      <w:rPr>
        <w:rFonts w:ascii="Wingdings" w:hAnsi="Wingdings"/>
      </w:rPr>
    </w:lvl>
    <w:lvl w:ilvl="7" w:tplc="7CE4AB60">
      <w:start w:val="1"/>
      <w:numFmt w:val="bullet"/>
      <w:lvlText w:val=""/>
      <w:lvlJc w:val="left"/>
      <w:pPr>
        <w:ind w:left="3360" w:hanging="420"/>
      </w:pPr>
      <w:rPr>
        <w:rFonts w:ascii="Wingdings" w:hAnsi="Wingdings"/>
      </w:rPr>
    </w:lvl>
    <w:lvl w:ilvl="8" w:tplc="F25076EA">
      <w:start w:val="1"/>
      <w:numFmt w:val="bullet"/>
      <w:lvlText w:val=""/>
      <w:lvlJc w:val="left"/>
      <w:pPr>
        <w:ind w:left="3780" w:hanging="420"/>
      </w:pPr>
      <w:rPr>
        <w:rFonts w:ascii="Wingdings" w:hAnsi="Wingdings"/>
      </w:rPr>
    </w:lvl>
  </w:abstractNum>
  <w:abstractNum w:abstractNumId="32" w15:restartNumberingAfterBreak="0">
    <w:nsid w:val="6EC436F8"/>
    <w:multiLevelType w:val="hybridMultilevel"/>
    <w:tmpl w:val="EA623316"/>
    <w:lvl w:ilvl="0" w:tplc="47E6AE1A">
      <w:start w:val="1"/>
      <w:numFmt w:val="bullet"/>
      <w:lvlText w:val=""/>
      <w:lvlJc w:val="left"/>
      <w:pPr>
        <w:ind w:left="420" w:hanging="420"/>
      </w:pPr>
      <w:rPr>
        <w:rFonts w:ascii="Wingdings" w:hAnsi="Wingdings"/>
      </w:rPr>
    </w:lvl>
    <w:lvl w:ilvl="1" w:tplc="CEE83A8A">
      <w:start w:val="1"/>
      <w:numFmt w:val="bullet"/>
      <w:lvlText w:val=""/>
      <w:lvlJc w:val="left"/>
      <w:pPr>
        <w:ind w:left="840" w:hanging="420"/>
      </w:pPr>
      <w:rPr>
        <w:rFonts w:ascii="Wingdings" w:hAnsi="Wingdings"/>
      </w:rPr>
    </w:lvl>
    <w:lvl w:ilvl="2" w:tplc="4EC2D222">
      <w:start w:val="1"/>
      <w:numFmt w:val="bullet"/>
      <w:lvlText w:val=""/>
      <w:lvlJc w:val="left"/>
      <w:pPr>
        <w:ind w:left="1260" w:hanging="420"/>
      </w:pPr>
      <w:rPr>
        <w:rFonts w:ascii="Wingdings" w:hAnsi="Wingdings"/>
      </w:rPr>
    </w:lvl>
    <w:lvl w:ilvl="3" w:tplc="F484079A">
      <w:start w:val="1"/>
      <w:numFmt w:val="bullet"/>
      <w:lvlText w:val=""/>
      <w:lvlJc w:val="left"/>
      <w:pPr>
        <w:ind w:left="1680" w:hanging="420"/>
      </w:pPr>
      <w:rPr>
        <w:rFonts w:ascii="Wingdings" w:hAnsi="Wingdings"/>
      </w:rPr>
    </w:lvl>
    <w:lvl w:ilvl="4" w:tplc="1DE678C6">
      <w:start w:val="1"/>
      <w:numFmt w:val="bullet"/>
      <w:lvlText w:val=""/>
      <w:lvlJc w:val="left"/>
      <w:pPr>
        <w:ind w:left="2100" w:hanging="420"/>
      </w:pPr>
      <w:rPr>
        <w:rFonts w:ascii="Wingdings" w:hAnsi="Wingdings"/>
      </w:rPr>
    </w:lvl>
    <w:lvl w:ilvl="5" w:tplc="B1326C8C">
      <w:start w:val="1"/>
      <w:numFmt w:val="bullet"/>
      <w:lvlText w:val=""/>
      <w:lvlJc w:val="left"/>
      <w:pPr>
        <w:ind w:left="2520" w:hanging="420"/>
      </w:pPr>
      <w:rPr>
        <w:rFonts w:ascii="Wingdings" w:hAnsi="Wingdings"/>
      </w:rPr>
    </w:lvl>
    <w:lvl w:ilvl="6" w:tplc="C8C0F4CE">
      <w:start w:val="1"/>
      <w:numFmt w:val="bullet"/>
      <w:lvlText w:val=""/>
      <w:lvlJc w:val="left"/>
      <w:pPr>
        <w:ind w:left="2940" w:hanging="420"/>
      </w:pPr>
      <w:rPr>
        <w:rFonts w:ascii="Wingdings" w:hAnsi="Wingdings"/>
      </w:rPr>
    </w:lvl>
    <w:lvl w:ilvl="7" w:tplc="0B3C62B2">
      <w:start w:val="1"/>
      <w:numFmt w:val="bullet"/>
      <w:lvlText w:val=""/>
      <w:lvlJc w:val="left"/>
      <w:pPr>
        <w:ind w:left="3360" w:hanging="420"/>
      </w:pPr>
      <w:rPr>
        <w:rFonts w:ascii="Wingdings" w:hAnsi="Wingdings"/>
      </w:rPr>
    </w:lvl>
    <w:lvl w:ilvl="8" w:tplc="AEE05192">
      <w:start w:val="1"/>
      <w:numFmt w:val="bullet"/>
      <w:lvlText w:val=""/>
      <w:lvlJc w:val="left"/>
      <w:pPr>
        <w:ind w:left="3780" w:hanging="420"/>
      </w:pPr>
      <w:rPr>
        <w:rFonts w:ascii="Wingdings" w:hAnsi="Wingdings"/>
      </w:rPr>
    </w:lvl>
  </w:abstractNum>
  <w:abstractNum w:abstractNumId="33" w15:restartNumberingAfterBreak="0">
    <w:nsid w:val="713E283A"/>
    <w:multiLevelType w:val="hybridMultilevel"/>
    <w:tmpl w:val="C6F4019A"/>
    <w:lvl w:ilvl="0" w:tplc="CD1C5762">
      <w:start w:val="1"/>
      <w:numFmt w:val="bullet"/>
      <w:lvlText w:val=""/>
      <w:lvlJc w:val="left"/>
      <w:pPr>
        <w:ind w:left="420" w:hanging="420"/>
      </w:pPr>
      <w:rPr>
        <w:rFonts w:ascii="Wingdings" w:hAnsi="Wingdings"/>
      </w:rPr>
    </w:lvl>
    <w:lvl w:ilvl="1" w:tplc="D9701BD8">
      <w:start w:val="1"/>
      <w:numFmt w:val="bullet"/>
      <w:lvlText w:val=""/>
      <w:lvlJc w:val="left"/>
      <w:pPr>
        <w:ind w:left="840" w:hanging="420"/>
      </w:pPr>
      <w:rPr>
        <w:rFonts w:ascii="Wingdings" w:hAnsi="Wingdings"/>
      </w:rPr>
    </w:lvl>
    <w:lvl w:ilvl="2" w:tplc="B136E854">
      <w:start w:val="1"/>
      <w:numFmt w:val="bullet"/>
      <w:lvlText w:val=""/>
      <w:lvlJc w:val="left"/>
      <w:pPr>
        <w:ind w:left="1260" w:hanging="420"/>
      </w:pPr>
      <w:rPr>
        <w:rFonts w:ascii="Wingdings" w:hAnsi="Wingdings"/>
      </w:rPr>
    </w:lvl>
    <w:lvl w:ilvl="3" w:tplc="81F89C5A">
      <w:start w:val="1"/>
      <w:numFmt w:val="bullet"/>
      <w:lvlText w:val=""/>
      <w:lvlJc w:val="left"/>
      <w:pPr>
        <w:ind w:left="1680" w:hanging="420"/>
      </w:pPr>
      <w:rPr>
        <w:rFonts w:ascii="Wingdings" w:hAnsi="Wingdings"/>
      </w:rPr>
    </w:lvl>
    <w:lvl w:ilvl="4" w:tplc="A8E854AE">
      <w:start w:val="1"/>
      <w:numFmt w:val="bullet"/>
      <w:lvlText w:val=""/>
      <w:lvlJc w:val="left"/>
      <w:pPr>
        <w:ind w:left="2100" w:hanging="420"/>
      </w:pPr>
      <w:rPr>
        <w:rFonts w:ascii="Wingdings" w:hAnsi="Wingdings"/>
      </w:rPr>
    </w:lvl>
    <w:lvl w:ilvl="5" w:tplc="E7C410C4">
      <w:start w:val="1"/>
      <w:numFmt w:val="bullet"/>
      <w:lvlText w:val=""/>
      <w:lvlJc w:val="left"/>
      <w:pPr>
        <w:ind w:left="2520" w:hanging="420"/>
      </w:pPr>
      <w:rPr>
        <w:rFonts w:ascii="Wingdings" w:hAnsi="Wingdings"/>
      </w:rPr>
    </w:lvl>
    <w:lvl w:ilvl="6" w:tplc="79DC7160">
      <w:start w:val="1"/>
      <w:numFmt w:val="bullet"/>
      <w:lvlText w:val=""/>
      <w:lvlJc w:val="left"/>
      <w:pPr>
        <w:ind w:left="2940" w:hanging="420"/>
      </w:pPr>
      <w:rPr>
        <w:rFonts w:ascii="Wingdings" w:hAnsi="Wingdings"/>
      </w:rPr>
    </w:lvl>
    <w:lvl w:ilvl="7" w:tplc="CCD6B8BC">
      <w:start w:val="1"/>
      <w:numFmt w:val="bullet"/>
      <w:lvlText w:val=""/>
      <w:lvlJc w:val="left"/>
      <w:pPr>
        <w:ind w:left="3360" w:hanging="420"/>
      </w:pPr>
      <w:rPr>
        <w:rFonts w:ascii="Wingdings" w:hAnsi="Wingdings"/>
      </w:rPr>
    </w:lvl>
    <w:lvl w:ilvl="8" w:tplc="8EF84FF8">
      <w:start w:val="1"/>
      <w:numFmt w:val="bullet"/>
      <w:lvlText w:val=""/>
      <w:lvlJc w:val="left"/>
      <w:pPr>
        <w:ind w:left="3780" w:hanging="420"/>
      </w:pPr>
      <w:rPr>
        <w:rFonts w:ascii="Wingdings" w:hAnsi="Wingdings"/>
      </w:rPr>
    </w:lvl>
  </w:abstractNum>
  <w:abstractNum w:abstractNumId="34" w15:restartNumberingAfterBreak="0">
    <w:nsid w:val="72B71C5F"/>
    <w:multiLevelType w:val="hybridMultilevel"/>
    <w:tmpl w:val="575A795A"/>
    <w:lvl w:ilvl="0" w:tplc="D8ACBE92">
      <w:start w:val="1"/>
      <w:numFmt w:val="bullet"/>
      <w:lvlText w:val=""/>
      <w:lvlJc w:val="left"/>
      <w:pPr>
        <w:ind w:left="420" w:hanging="420"/>
      </w:pPr>
      <w:rPr>
        <w:rFonts w:ascii="Wingdings" w:hAnsi="Wingdings"/>
      </w:rPr>
    </w:lvl>
    <w:lvl w:ilvl="1" w:tplc="7332D1B6">
      <w:start w:val="1"/>
      <w:numFmt w:val="bullet"/>
      <w:lvlText w:val=""/>
      <w:lvlJc w:val="left"/>
      <w:pPr>
        <w:ind w:left="840" w:hanging="420"/>
      </w:pPr>
      <w:rPr>
        <w:rFonts w:ascii="Wingdings" w:hAnsi="Wingdings"/>
      </w:rPr>
    </w:lvl>
    <w:lvl w:ilvl="2" w:tplc="CF3A7E46">
      <w:start w:val="1"/>
      <w:numFmt w:val="bullet"/>
      <w:lvlText w:val=""/>
      <w:lvlJc w:val="left"/>
      <w:pPr>
        <w:ind w:left="1260" w:hanging="420"/>
      </w:pPr>
      <w:rPr>
        <w:rFonts w:ascii="Wingdings" w:hAnsi="Wingdings"/>
      </w:rPr>
    </w:lvl>
    <w:lvl w:ilvl="3" w:tplc="DC80A3B8">
      <w:start w:val="1"/>
      <w:numFmt w:val="bullet"/>
      <w:lvlText w:val=""/>
      <w:lvlJc w:val="left"/>
      <w:pPr>
        <w:ind w:left="1680" w:hanging="420"/>
      </w:pPr>
      <w:rPr>
        <w:rFonts w:ascii="Wingdings" w:hAnsi="Wingdings"/>
      </w:rPr>
    </w:lvl>
    <w:lvl w:ilvl="4" w:tplc="3FF4F16A">
      <w:start w:val="1"/>
      <w:numFmt w:val="bullet"/>
      <w:lvlText w:val=""/>
      <w:lvlJc w:val="left"/>
      <w:pPr>
        <w:ind w:left="2100" w:hanging="420"/>
      </w:pPr>
      <w:rPr>
        <w:rFonts w:ascii="Wingdings" w:hAnsi="Wingdings"/>
      </w:rPr>
    </w:lvl>
    <w:lvl w:ilvl="5" w:tplc="129C6DDA">
      <w:start w:val="1"/>
      <w:numFmt w:val="bullet"/>
      <w:lvlText w:val=""/>
      <w:lvlJc w:val="left"/>
      <w:pPr>
        <w:ind w:left="2520" w:hanging="420"/>
      </w:pPr>
      <w:rPr>
        <w:rFonts w:ascii="Wingdings" w:hAnsi="Wingdings"/>
      </w:rPr>
    </w:lvl>
    <w:lvl w:ilvl="6" w:tplc="CA465A1C">
      <w:start w:val="1"/>
      <w:numFmt w:val="bullet"/>
      <w:lvlText w:val=""/>
      <w:lvlJc w:val="left"/>
      <w:pPr>
        <w:ind w:left="2940" w:hanging="420"/>
      </w:pPr>
      <w:rPr>
        <w:rFonts w:ascii="Wingdings" w:hAnsi="Wingdings"/>
      </w:rPr>
    </w:lvl>
    <w:lvl w:ilvl="7" w:tplc="3B5801B8">
      <w:start w:val="1"/>
      <w:numFmt w:val="bullet"/>
      <w:lvlText w:val=""/>
      <w:lvlJc w:val="left"/>
      <w:pPr>
        <w:ind w:left="3360" w:hanging="420"/>
      </w:pPr>
      <w:rPr>
        <w:rFonts w:ascii="Wingdings" w:hAnsi="Wingdings"/>
      </w:rPr>
    </w:lvl>
    <w:lvl w:ilvl="8" w:tplc="539CF904">
      <w:start w:val="1"/>
      <w:numFmt w:val="bullet"/>
      <w:lvlText w:val=""/>
      <w:lvlJc w:val="left"/>
      <w:pPr>
        <w:ind w:left="3780" w:hanging="420"/>
      </w:pPr>
      <w:rPr>
        <w:rFonts w:ascii="Wingdings" w:hAnsi="Wingdings"/>
      </w:rPr>
    </w:lvl>
  </w:abstractNum>
  <w:abstractNum w:abstractNumId="35" w15:restartNumberingAfterBreak="0">
    <w:nsid w:val="72E167F0"/>
    <w:multiLevelType w:val="hybridMultilevel"/>
    <w:tmpl w:val="68E69EB0"/>
    <w:lvl w:ilvl="0" w:tplc="336E512E">
      <w:start w:val="1"/>
      <w:numFmt w:val="bullet"/>
      <w:lvlText w:val=""/>
      <w:lvlJc w:val="left"/>
      <w:pPr>
        <w:ind w:left="420" w:hanging="420"/>
      </w:pPr>
      <w:rPr>
        <w:rFonts w:ascii="Wingdings" w:hAnsi="Wingdings"/>
      </w:rPr>
    </w:lvl>
    <w:lvl w:ilvl="1" w:tplc="C2629AFA">
      <w:start w:val="1"/>
      <w:numFmt w:val="bullet"/>
      <w:lvlText w:val=""/>
      <w:lvlJc w:val="left"/>
      <w:pPr>
        <w:ind w:left="840" w:hanging="420"/>
      </w:pPr>
      <w:rPr>
        <w:rFonts w:ascii="Wingdings" w:hAnsi="Wingdings"/>
      </w:rPr>
    </w:lvl>
    <w:lvl w:ilvl="2" w:tplc="FE3CFDA2">
      <w:start w:val="1"/>
      <w:numFmt w:val="bullet"/>
      <w:lvlText w:val=""/>
      <w:lvlJc w:val="left"/>
      <w:pPr>
        <w:ind w:left="1260" w:hanging="420"/>
      </w:pPr>
      <w:rPr>
        <w:rFonts w:ascii="Wingdings" w:hAnsi="Wingdings"/>
      </w:rPr>
    </w:lvl>
    <w:lvl w:ilvl="3" w:tplc="B32AE9AA">
      <w:start w:val="1"/>
      <w:numFmt w:val="bullet"/>
      <w:lvlText w:val=""/>
      <w:lvlJc w:val="left"/>
      <w:pPr>
        <w:ind w:left="1680" w:hanging="420"/>
      </w:pPr>
      <w:rPr>
        <w:rFonts w:ascii="Wingdings" w:hAnsi="Wingdings"/>
      </w:rPr>
    </w:lvl>
    <w:lvl w:ilvl="4" w:tplc="C136D666">
      <w:start w:val="1"/>
      <w:numFmt w:val="bullet"/>
      <w:lvlText w:val=""/>
      <w:lvlJc w:val="left"/>
      <w:pPr>
        <w:ind w:left="2100" w:hanging="420"/>
      </w:pPr>
      <w:rPr>
        <w:rFonts w:ascii="Wingdings" w:hAnsi="Wingdings"/>
      </w:rPr>
    </w:lvl>
    <w:lvl w:ilvl="5" w:tplc="AF3AF900">
      <w:start w:val="1"/>
      <w:numFmt w:val="bullet"/>
      <w:lvlText w:val=""/>
      <w:lvlJc w:val="left"/>
      <w:pPr>
        <w:ind w:left="2520" w:hanging="420"/>
      </w:pPr>
      <w:rPr>
        <w:rFonts w:ascii="Wingdings" w:hAnsi="Wingdings"/>
      </w:rPr>
    </w:lvl>
    <w:lvl w:ilvl="6" w:tplc="019E5C04">
      <w:start w:val="1"/>
      <w:numFmt w:val="bullet"/>
      <w:lvlText w:val=""/>
      <w:lvlJc w:val="left"/>
      <w:pPr>
        <w:ind w:left="2940" w:hanging="420"/>
      </w:pPr>
      <w:rPr>
        <w:rFonts w:ascii="Wingdings" w:hAnsi="Wingdings"/>
      </w:rPr>
    </w:lvl>
    <w:lvl w:ilvl="7" w:tplc="5DDE87AC">
      <w:start w:val="1"/>
      <w:numFmt w:val="bullet"/>
      <w:lvlText w:val=""/>
      <w:lvlJc w:val="left"/>
      <w:pPr>
        <w:ind w:left="3360" w:hanging="420"/>
      </w:pPr>
      <w:rPr>
        <w:rFonts w:ascii="Wingdings" w:hAnsi="Wingdings"/>
      </w:rPr>
    </w:lvl>
    <w:lvl w:ilvl="8" w:tplc="625E25EA">
      <w:start w:val="1"/>
      <w:numFmt w:val="bullet"/>
      <w:lvlText w:val=""/>
      <w:lvlJc w:val="left"/>
      <w:pPr>
        <w:ind w:left="3780" w:hanging="420"/>
      </w:pPr>
      <w:rPr>
        <w:rFonts w:ascii="Wingdings" w:hAnsi="Wingdings"/>
      </w:rPr>
    </w:lvl>
  </w:abstractNum>
  <w:abstractNum w:abstractNumId="36" w15:restartNumberingAfterBreak="0">
    <w:nsid w:val="7537177F"/>
    <w:multiLevelType w:val="hybridMultilevel"/>
    <w:tmpl w:val="1E4837E2"/>
    <w:lvl w:ilvl="0" w:tplc="6BCAB700">
      <w:start w:val="1"/>
      <w:numFmt w:val="bullet"/>
      <w:lvlText w:val=""/>
      <w:lvlJc w:val="left"/>
      <w:pPr>
        <w:ind w:left="420" w:hanging="420"/>
      </w:pPr>
      <w:rPr>
        <w:rFonts w:ascii="Wingdings" w:hAnsi="Wingdings"/>
      </w:rPr>
    </w:lvl>
    <w:lvl w:ilvl="1" w:tplc="EB7CABA2">
      <w:start w:val="1"/>
      <w:numFmt w:val="bullet"/>
      <w:lvlText w:val=""/>
      <w:lvlJc w:val="left"/>
      <w:pPr>
        <w:ind w:left="840" w:hanging="420"/>
      </w:pPr>
      <w:rPr>
        <w:rFonts w:ascii="Wingdings" w:hAnsi="Wingdings"/>
      </w:rPr>
    </w:lvl>
    <w:lvl w:ilvl="2" w:tplc="EF565CC8">
      <w:start w:val="1"/>
      <w:numFmt w:val="bullet"/>
      <w:lvlText w:val=""/>
      <w:lvlJc w:val="left"/>
      <w:pPr>
        <w:ind w:left="1260" w:hanging="420"/>
      </w:pPr>
      <w:rPr>
        <w:rFonts w:ascii="Wingdings" w:hAnsi="Wingdings"/>
      </w:rPr>
    </w:lvl>
    <w:lvl w:ilvl="3" w:tplc="EA30D702">
      <w:start w:val="1"/>
      <w:numFmt w:val="bullet"/>
      <w:lvlText w:val=""/>
      <w:lvlJc w:val="left"/>
      <w:pPr>
        <w:ind w:left="1680" w:hanging="420"/>
      </w:pPr>
      <w:rPr>
        <w:rFonts w:ascii="Wingdings" w:hAnsi="Wingdings"/>
      </w:rPr>
    </w:lvl>
    <w:lvl w:ilvl="4" w:tplc="E72867EE">
      <w:start w:val="1"/>
      <w:numFmt w:val="bullet"/>
      <w:lvlText w:val=""/>
      <w:lvlJc w:val="left"/>
      <w:pPr>
        <w:ind w:left="2100" w:hanging="420"/>
      </w:pPr>
      <w:rPr>
        <w:rFonts w:ascii="Wingdings" w:hAnsi="Wingdings"/>
      </w:rPr>
    </w:lvl>
    <w:lvl w:ilvl="5" w:tplc="AEE29850">
      <w:start w:val="1"/>
      <w:numFmt w:val="bullet"/>
      <w:lvlText w:val=""/>
      <w:lvlJc w:val="left"/>
      <w:pPr>
        <w:ind w:left="2520" w:hanging="420"/>
      </w:pPr>
      <w:rPr>
        <w:rFonts w:ascii="Wingdings" w:hAnsi="Wingdings"/>
      </w:rPr>
    </w:lvl>
    <w:lvl w:ilvl="6" w:tplc="A6CA0E2C">
      <w:start w:val="1"/>
      <w:numFmt w:val="bullet"/>
      <w:lvlText w:val=""/>
      <w:lvlJc w:val="left"/>
      <w:pPr>
        <w:ind w:left="2940" w:hanging="420"/>
      </w:pPr>
      <w:rPr>
        <w:rFonts w:ascii="Wingdings" w:hAnsi="Wingdings"/>
      </w:rPr>
    </w:lvl>
    <w:lvl w:ilvl="7" w:tplc="0C160EFA">
      <w:start w:val="1"/>
      <w:numFmt w:val="bullet"/>
      <w:lvlText w:val=""/>
      <w:lvlJc w:val="left"/>
      <w:pPr>
        <w:ind w:left="3360" w:hanging="420"/>
      </w:pPr>
      <w:rPr>
        <w:rFonts w:ascii="Wingdings" w:hAnsi="Wingdings"/>
      </w:rPr>
    </w:lvl>
    <w:lvl w:ilvl="8" w:tplc="E2ECF7E2">
      <w:start w:val="1"/>
      <w:numFmt w:val="bullet"/>
      <w:lvlText w:val=""/>
      <w:lvlJc w:val="left"/>
      <w:pPr>
        <w:ind w:left="3780" w:hanging="420"/>
      </w:pPr>
      <w:rPr>
        <w:rFonts w:ascii="Wingdings" w:hAnsi="Wingdings"/>
      </w:rPr>
    </w:lvl>
  </w:abstractNum>
  <w:abstractNum w:abstractNumId="37" w15:restartNumberingAfterBreak="0">
    <w:nsid w:val="772C2E6A"/>
    <w:multiLevelType w:val="hybridMultilevel"/>
    <w:tmpl w:val="A290DFA8"/>
    <w:lvl w:ilvl="0" w:tplc="E72401F0">
      <w:start w:val="1"/>
      <w:numFmt w:val="bullet"/>
      <w:lvlText w:val=""/>
      <w:lvlJc w:val="left"/>
      <w:pPr>
        <w:ind w:left="420" w:hanging="420"/>
      </w:pPr>
      <w:rPr>
        <w:rFonts w:ascii="Wingdings" w:hAnsi="Wingdings"/>
      </w:rPr>
    </w:lvl>
    <w:lvl w:ilvl="1" w:tplc="C1661952">
      <w:start w:val="1"/>
      <w:numFmt w:val="bullet"/>
      <w:lvlText w:val=""/>
      <w:lvlJc w:val="left"/>
      <w:pPr>
        <w:ind w:left="840" w:hanging="420"/>
      </w:pPr>
      <w:rPr>
        <w:rFonts w:ascii="Wingdings" w:hAnsi="Wingdings"/>
      </w:rPr>
    </w:lvl>
    <w:lvl w:ilvl="2" w:tplc="D81C2172">
      <w:start w:val="1"/>
      <w:numFmt w:val="bullet"/>
      <w:lvlText w:val=""/>
      <w:lvlJc w:val="left"/>
      <w:pPr>
        <w:ind w:left="1260" w:hanging="420"/>
      </w:pPr>
      <w:rPr>
        <w:rFonts w:ascii="Wingdings" w:hAnsi="Wingdings"/>
      </w:rPr>
    </w:lvl>
    <w:lvl w:ilvl="3" w:tplc="7352B214">
      <w:start w:val="1"/>
      <w:numFmt w:val="bullet"/>
      <w:lvlText w:val=""/>
      <w:lvlJc w:val="left"/>
      <w:pPr>
        <w:ind w:left="1680" w:hanging="420"/>
      </w:pPr>
      <w:rPr>
        <w:rFonts w:ascii="Wingdings" w:hAnsi="Wingdings"/>
      </w:rPr>
    </w:lvl>
    <w:lvl w:ilvl="4" w:tplc="2A08C9E2">
      <w:start w:val="1"/>
      <w:numFmt w:val="bullet"/>
      <w:lvlText w:val=""/>
      <w:lvlJc w:val="left"/>
      <w:pPr>
        <w:ind w:left="2100" w:hanging="420"/>
      </w:pPr>
      <w:rPr>
        <w:rFonts w:ascii="Wingdings" w:hAnsi="Wingdings"/>
      </w:rPr>
    </w:lvl>
    <w:lvl w:ilvl="5" w:tplc="58F40556">
      <w:start w:val="1"/>
      <w:numFmt w:val="bullet"/>
      <w:lvlText w:val=""/>
      <w:lvlJc w:val="left"/>
      <w:pPr>
        <w:ind w:left="2520" w:hanging="420"/>
      </w:pPr>
      <w:rPr>
        <w:rFonts w:ascii="Wingdings" w:hAnsi="Wingdings"/>
      </w:rPr>
    </w:lvl>
    <w:lvl w:ilvl="6" w:tplc="2F9E2370">
      <w:start w:val="1"/>
      <w:numFmt w:val="bullet"/>
      <w:lvlText w:val=""/>
      <w:lvlJc w:val="left"/>
      <w:pPr>
        <w:ind w:left="2940" w:hanging="420"/>
      </w:pPr>
      <w:rPr>
        <w:rFonts w:ascii="Wingdings" w:hAnsi="Wingdings"/>
      </w:rPr>
    </w:lvl>
    <w:lvl w:ilvl="7" w:tplc="FEC69BEE">
      <w:start w:val="1"/>
      <w:numFmt w:val="bullet"/>
      <w:lvlText w:val=""/>
      <w:lvlJc w:val="left"/>
      <w:pPr>
        <w:ind w:left="3360" w:hanging="420"/>
      </w:pPr>
      <w:rPr>
        <w:rFonts w:ascii="Wingdings" w:hAnsi="Wingdings"/>
      </w:rPr>
    </w:lvl>
    <w:lvl w:ilvl="8" w:tplc="7340F066">
      <w:start w:val="1"/>
      <w:numFmt w:val="bullet"/>
      <w:lvlText w:val=""/>
      <w:lvlJc w:val="left"/>
      <w:pPr>
        <w:ind w:left="3780" w:hanging="420"/>
      </w:pPr>
      <w:rPr>
        <w:rFonts w:ascii="Wingdings" w:hAnsi="Wingdings"/>
      </w:rPr>
    </w:lvl>
  </w:abstractNum>
  <w:num w:numId="1">
    <w:abstractNumId w:val="18"/>
  </w:num>
  <w:num w:numId="2">
    <w:abstractNumId w:val="25"/>
  </w:num>
  <w:num w:numId="3">
    <w:abstractNumId w:val="20"/>
  </w:num>
  <w:num w:numId="4">
    <w:abstractNumId w:val="13"/>
  </w:num>
  <w:num w:numId="5">
    <w:abstractNumId w:val="29"/>
  </w:num>
  <w:num w:numId="6">
    <w:abstractNumId w:val="3"/>
  </w:num>
  <w:num w:numId="7">
    <w:abstractNumId w:val="36"/>
  </w:num>
  <w:num w:numId="8">
    <w:abstractNumId w:val="7"/>
  </w:num>
  <w:num w:numId="9">
    <w:abstractNumId w:val="37"/>
  </w:num>
  <w:num w:numId="10">
    <w:abstractNumId w:val="5"/>
  </w:num>
  <w:num w:numId="11">
    <w:abstractNumId w:val="9"/>
  </w:num>
  <w:num w:numId="12">
    <w:abstractNumId w:val="32"/>
  </w:num>
  <w:num w:numId="13">
    <w:abstractNumId w:val="31"/>
  </w:num>
  <w:num w:numId="14">
    <w:abstractNumId w:val="17"/>
  </w:num>
  <w:num w:numId="15">
    <w:abstractNumId w:val="14"/>
  </w:num>
  <w:num w:numId="16">
    <w:abstractNumId w:val="26"/>
  </w:num>
  <w:num w:numId="17">
    <w:abstractNumId w:val="35"/>
  </w:num>
  <w:num w:numId="18">
    <w:abstractNumId w:val="33"/>
  </w:num>
  <w:num w:numId="19">
    <w:abstractNumId w:val="15"/>
  </w:num>
  <w:num w:numId="20">
    <w:abstractNumId w:val="19"/>
  </w:num>
  <w:num w:numId="21">
    <w:abstractNumId w:val="16"/>
  </w:num>
  <w:num w:numId="22">
    <w:abstractNumId w:val="21"/>
  </w:num>
  <w:num w:numId="23">
    <w:abstractNumId w:val="34"/>
  </w:num>
  <w:num w:numId="24">
    <w:abstractNumId w:val="30"/>
  </w:num>
  <w:num w:numId="25">
    <w:abstractNumId w:val="27"/>
  </w:num>
  <w:num w:numId="26">
    <w:abstractNumId w:val="2"/>
  </w:num>
  <w:num w:numId="27">
    <w:abstractNumId w:val="1"/>
  </w:num>
  <w:num w:numId="28">
    <w:abstractNumId w:val="0"/>
  </w:num>
  <w:num w:numId="29">
    <w:abstractNumId w:val="12"/>
  </w:num>
  <w:num w:numId="30">
    <w:abstractNumId w:val="4"/>
  </w:num>
  <w:num w:numId="31">
    <w:abstractNumId w:val="8"/>
  </w:num>
  <w:num w:numId="32">
    <w:abstractNumId w:val="28"/>
  </w:num>
  <w:num w:numId="33">
    <w:abstractNumId w:val="24"/>
  </w:num>
  <w:num w:numId="34">
    <w:abstractNumId w:val="10"/>
  </w:num>
  <w:num w:numId="35">
    <w:abstractNumId w:val="11"/>
  </w:num>
  <w:num w:numId="36">
    <w:abstractNumId w:val="23"/>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Patrick Mullin">
    <w15:presenceInfo w15:providerId="AD" w15:userId="S::jpmullin@tritaurian.com::7322275d-daec-4e3d-8f23-20a81bbb748e"/>
  </w15:person>
  <w15:person w15:author="Nicholas Krapels">
    <w15:presenceInfo w15:providerId="Windows Live" w15:userId="194a3764803d7ac3"/>
  </w15:person>
  <w15:person w15:author="James Anderson">
    <w15:presenceInfo w15:providerId="Windows Live" w15:userId="933ee51146b57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0FC"/>
    <w:rsid w:val="00023D2C"/>
    <w:rsid w:val="00045444"/>
    <w:rsid w:val="00093D30"/>
    <w:rsid w:val="001328F8"/>
    <w:rsid w:val="00154AE9"/>
    <w:rsid w:val="00164FBE"/>
    <w:rsid w:val="001C46DD"/>
    <w:rsid w:val="0020649E"/>
    <w:rsid w:val="00224F9F"/>
    <w:rsid w:val="002260FB"/>
    <w:rsid w:val="00246680"/>
    <w:rsid w:val="00295FAA"/>
    <w:rsid w:val="003679CF"/>
    <w:rsid w:val="005533F6"/>
    <w:rsid w:val="005D3928"/>
    <w:rsid w:val="0067571D"/>
    <w:rsid w:val="006E1A35"/>
    <w:rsid w:val="00713D57"/>
    <w:rsid w:val="007F683B"/>
    <w:rsid w:val="00805E36"/>
    <w:rsid w:val="00823118"/>
    <w:rsid w:val="00867BAC"/>
    <w:rsid w:val="008A62C2"/>
    <w:rsid w:val="009044CA"/>
    <w:rsid w:val="00910937"/>
    <w:rsid w:val="0099127A"/>
    <w:rsid w:val="00BC60FC"/>
    <w:rsid w:val="00BD0FF3"/>
    <w:rsid w:val="00C41287"/>
    <w:rsid w:val="00C772A5"/>
    <w:rsid w:val="00D778CD"/>
    <w:rsid w:val="00DF3AD2"/>
    <w:rsid w:val="00EA79EC"/>
    <w:rsid w:val="00ED7450"/>
    <w:rsid w:val="00F11E9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1ABC5"/>
  <w15:docId w15:val="{3590FE3C-A05C-4DCC-814B-405FC4EF4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icrosoft YaHei" w:eastAsia="Microsoft YaHei" w:hAnsi="Microsoft YaHei" w:cs="Microsoft YaHei"/>
        <w:sz w:val="22"/>
        <w:lang w:val="en-AU" w:eastAsia="en-A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Section,h1,Main Heading,No numbers,69%,Attribute Heading 1,h1 chapter heading,1.,L1,Section Heading,heading1,heading 1,Level 1,H1,contents,proj,proj1,proj5,proj6,proj7,proj8,proj9,proj10,proj11,proj12,proj13,proj14,proj15,proj51,proj61,proj71"/>
    <w:basedOn w:val="BodyText"/>
    <w:next w:val="Normal"/>
    <w:link w:val="Heading1Char"/>
    <w:qFormat/>
    <w:rsid w:val="00246680"/>
    <w:pPr>
      <w:widowControl/>
      <w:numPr>
        <w:numId w:val="36"/>
      </w:numPr>
      <w:autoSpaceDE/>
      <w:autoSpaceDN/>
      <w:spacing w:after="240" w:line="240" w:lineRule="atLeast"/>
      <w:jc w:val="both"/>
      <w:outlineLvl w:val="0"/>
    </w:pPr>
    <w:rPr>
      <w:rFonts w:eastAsia="Times New Roman" w:cs="Times New Roman"/>
      <w:szCs w:val="20"/>
      <w:lang w:val="en-GB" w:bidi="ar-SA"/>
    </w:rPr>
  </w:style>
  <w:style w:type="paragraph" w:styleId="Heading2">
    <w:name w:val="heading 2"/>
    <w:aliases w:val="h2"/>
    <w:basedOn w:val="BodyText"/>
    <w:next w:val="BodyText2"/>
    <w:link w:val="Heading2Char"/>
    <w:qFormat/>
    <w:rsid w:val="00246680"/>
    <w:pPr>
      <w:widowControl/>
      <w:numPr>
        <w:ilvl w:val="1"/>
        <w:numId w:val="36"/>
      </w:numPr>
      <w:autoSpaceDE/>
      <w:autoSpaceDN/>
      <w:spacing w:after="240" w:line="240" w:lineRule="atLeast"/>
      <w:jc w:val="both"/>
      <w:outlineLvl w:val="1"/>
    </w:pPr>
    <w:rPr>
      <w:rFonts w:eastAsia="Times New Roman" w:cs="Times New Roman"/>
      <w:szCs w:val="20"/>
      <w:lang w:val="en-GB" w:bidi="ar-SA"/>
    </w:rPr>
  </w:style>
  <w:style w:type="paragraph" w:styleId="Heading3">
    <w:name w:val="heading 3"/>
    <w:aliases w:val="h3"/>
    <w:basedOn w:val="BodyText"/>
    <w:next w:val="BodyText3"/>
    <w:link w:val="Heading3Char"/>
    <w:qFormat/>
    <w:rsid w:val="00246680"/>
    <w:pPr>
      <w:widowControl/>
      <w:numPr>
        <w:ilvl w:val="2"/>
        <w:numId w:val="36"/>
      </w:numPr>
      <w:autoSpaceDE/>
      <w:autoSpaceDN/>
      <w:spacing w:after="240" w:line="240" w:lineRule="atLeast"/>
      <w:jc w:val="both"/>
      <w:outlineLvl w:val="2"/>
    </w:pPr>
    <w:rPr>
      <w:rFonts w:eastAsia="Times New Roman" w:cs="Times New Roman"/>
      <w:szCs w:val="20"/>
      <w:lang w:val="en-GB" w:bidi="ar-SA"/>
    </w:rPr>
  </w:style>
  <w:style w:type="paragraph" w:styleId="Heading4">
    <w:name w:val="heading 4"/>
    <w:aliases w:val="h4"/>
    <w:basedOn w:val="BodyText"/>
    <w:next w:val="Normal"/>
    <w:link w:val="Heading4Char"/>
    <w:qFormat/>
    <w:rsid w:val="00246680"/>
    <w:pPr>
      <w:widowControl/>
      <w:numPr>
        <w:ilvl w:val="3"/>
        <w:numId w:val="36"/>
      </w:numPr>
      <w:autoSpaceDE/>
      <w:autoSpaceDN/>
      <w:spacing w:after="240" w:line="240" w:lineRule="atLeast"/>
      <w:jc w:val="both"/>
      <w:outlineLvl w:val="3"/>
    </w:pPr>
    <w:rPr>
      <w:rFonts w:eastAsia="Times New Roman" w:cs="Times New Roman"/>
      <w:szCs w:val="20"/>
      <w:lang w:val="en-GB" w:bidi="ar-SA"/>
    </w:rPr>
  </w:style>
  <w:style w:type="paragraph" w:styleId="Heading5">
    <w:name w:val="heading 5"/>
    <w:aliases w:val="h5"/>
    <w:basedOn w:val="BodyText"/>
    <w:next w:val="Normal"/>
    <w:link w:val="Heading5Char"/>
    <w:qFormat/>
    <w:rsid w:val="00246680"/>
    <w:pPr>
      <w:widowControl/>
      <w:numPr>
        <w:ilvl w:val="4"/>
        <w:numId w:val="36"/>
      </w:numPr>
      <w:autoSpaceDE/>
      <w:autoSpaceDN/>
      <w:spacing w:after="240" w:line="240" w:lineRule="atLeast"/>
      <w:jc w:val="both"/>
      <w:outlineLvl w:val="4"/>
    </w:pPr>
    <w:rPr>
      <w:rFonts w:eastAsia="Times New Roman" w:cs="Times New Roman"/>
      <w:szCs w:val="20"/>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石墨文档正文"/>
    <w:qFormat/>
    <w:rPr>
      <w:szCs w:val="22"/>
    </w:rPr>
  </w:style>
  <w:style w:type="paragraph" w:customStyle="1" w:styleId="a0">
    <w:name w:val="石墨文档标题"/>
    <w:next w:val="a"/>
    <w:uiPriority w:val="9"/>
    <w:unhideWhenUsed/>
    <w:qFormat/>
    <w:pPr>
      <w:spacing w:before="260" w:after="260"/>
      <w:outlineLvl w:val="0"/>
    </w:pPr>
    <w:rPr>
      <w:b/>
      <w:bCs/>
      <w:sz w:val="40"/>
      <w:szCs w:val="40"/>
    </w:rPr>
  </w:style>
  <w:style w:type="paragraph" w:customStyle="1" w:styleId="a1">
    <w:name w:val="石墨文档副标题"/>
    <w:qFormat/>
    <w:pPr>
      <w:spacing w:before="260" w:after="260"/>
    </w:pPr>
    <w:rPr>
      <w:color w:val="888888"/>
      <w:sz w:val="36"/>
      <w:szCs w:val="36"/>
    </w:rPr>
  </w:style>
  <w:style w:type="paragraph" w:customStyle="1" w:styleId="1">
    <w:name w:val="石墨文档标题 1"/>
    <w:next w:val="a"/>
    <w:uiPriority w:val="9"/>
    <w:unhideWhenUsed/>
    <w:qFormat/>
    <w:pPr>
      <w:spacing w:before="260" w:after="260"/>
      <w:outlineLvl w:val="0"/>
    </w:pPr>
    <w:rPr>
      <w:b/>
      <w:bCs/>
      <w:sz w:val="32"/>
      <w:szCs w:val="32"/>
    </w:rPr>
  </w:style>
  <w:style w:type="paragraph" w:customStyle="1" w:styleId="2">
    <w:name w:val="石墨文档标题 2"/>
    <w:next w:val="a"/>
    <w:uiPriority w:val="9"/>
    <w:unhideWhenUsed/>
    <w:qFormat/>
    <w:pPr>
      <w:spacing w:before="260" w:after="260"/>
      <w:outlineLvl w:val="1"/>
    </w:pPr>
    <w:rPr>
      <w:b/>
      <w:bCs/>
      <w:sz w:val="28"/>
      <w:szCs w:val="28"/>
    </w:rPr>
  </w:style>
  <w:style w:type="paragraph" w:customStyle="1" w:styleId="3">
    <w:name w:val="石墨文档标题 3"/>
    <w:next w:val="a"/>
    <w:uiPriority w:val="9"/>
    <w:unhideWhenUsed/>
    <w:qFormat/>
    <w:pPr>
      <w:spacing w:before="260" w:after="260"/>
      <w:outlineLvl w:val="2"/>
    </w:pPr>
    <w:rPr>
      <w:b/>
      <w:bCs/>
      <w:sz w:val="26"/>
      <w:szCs w:val="26"/>
    </w:rPr>
  </w:style>
  <w:style w:type="paragraph" w:customStyle="1" w:styleId="4">
    <w:name w:val="石墨文档标题 4"/>
    <w:next w:val="a"/>
    <w:uiPriority w:val="9"/>
    <w:unhideWhenUsed/>
    <w:qFormat/>
    <w:pPr>
      <w:spacing w:before="260" w:after="260"/>
      <w:outlineLvl w:val="3"/>
    </w:pPr>
    <w:rPr>
      <w:b/>
      <w:bCs/>
      <w:sz w:val="24"/>
      <w:szCs w:val="24"/>
    </w:rPr>
  </w:style>
  <w:style w:type="paragraph" w:customStyle="1" w:styleId="a2">
    <w:name w:val="石墨文档引用"/>
    <w:qFormat/>
    <w:pPr>
      <w:pBdr>
        <w:left w:val="single" w:sz="30" w:space="10" w:color="F0F0F0"/>
      </w:pBdr>
    </w:pPr>
    <w:rPr>
      <w:color w:val="ADADAD"/>
    </w:rPr>
  </w:style>
  <w:style w:type="paragraph" w:styleId="NormalWeb">
    <w:name w:val="Normal (Web)"/>
    <w:basedOn w:val="Normal"/>
    <w:uiPriority w:val="99"/>
    <w:semiHidden/>
    <w:unhideWhenUsed/>
    <w:rsid w:val="006E1A35"/>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1A35"/>
    <w:rPr>
      <w:color w:val="0000FF"/>
      <w:u w:val="single"/>
    </w:rPr>
  </w:style>
  <w:style w:type="paragraph" w:styleId="BodyText">
    <w:name w:val="Body Text"/>
    <w:basedOn w:val="Normal"/>
    <w:link w:val="BodyTextChar"/>
    <w:uiPriority w:val="1"/>
    <w:qFormat/>
    <w:rsid w:val="003679CF"/>
    <w:pPr>
      <w:widowControl w:val="0"/>
      <w:autoSpaceDE w:val="0"/>
      <w:autoSpaceDN w:val="0"/>
    </w:pPr>
    <w:rPr>
      <w:rFonts w:ascii="Arial" w:eastAsia="Arial" w:hAnsi="Arial" w:cs="Arial"/>
      <w:sz w:val="21"/>
      <w:szCs w:val="21"/>
      <w:lang w:val="en-US" w:eastAsia="en-US" w:bidi="en-US"/>
    </w:rPr>
  </w:style>
  <w:style w:type="character" w:customStyle="1" w:styleId="BodyTextChar">
    <w:name w:val="Body Text Char"/>
    <w:basedOn w:val="DefaultParagraphFont"/>
    <w:link w:val="BodyText"/>
    <w:uiPriority w:val="1"/>
    <w:rsid w:val="003679CF"/>
    <w:rPr>
      <w:rFonts w:ascii="Arial" w:eastAsia="Arial" w:hAnsi="Arial" w:cs="Arial"/>
      <w:sz w:val="21"/>
      <w:szCs w:val="21"/>
      <w:lang w:val="en-US" w:eastAsia="en-US" w:bidi="en-US"/>
    </w:rPr>
  </w:style>
  <w:style w:type="paragraph" w:styleId="Header">
    <w:name w:val="header"/>
    <w:basedOn w:val="Normal"/>
    <w:link w:val="HeaderChar"/>
    <w:unhideWhenUsed/>
    <w:rsid w:val="00246680"/>
    <w:pPr>
      <w:tabs>
        <w:tab w:val="center" w:pos="4680"/>
        <w:tab w:val="right" w:pos="9360"/>
      </w:tabs>
    </w:pPr>
  </w:style>
  <w:style w:type="character" w:customStyle="1" w:styleId="HeaderChar">
    <w:name w:val="Header Char"/>
    <w:basedOn w:val="DefaultParagraphFont"/>
    <w:link w:val="Header"/>
    <w:uiPriority w:val="99"/>
    <w:rsid w:val="00246680"/>
  </w:style>
  <w:style w:type="paragraph" w:styleId="Footer">
    <w:name w:val="footer"/>
    <w:basedOn w:val="Normal"/>
    <w:link w:val="FooterChar"/>
    <w:unhideWhenUsed/>
    <w:rsid w:val="00246680"/>
    <w:pPr>
      <w:tabs>
        <w:tab w:val="center" w:pos="4680"/>
        <w:tab w:val="right" w:pos="9360"/>
      </w:tabs>
    </w:pPr>
  </w:style>
  <w:style w:type="character" w:customStyle="1" w:styleId="FooterChar">
    <w:name w:val="Footer Char"/>
    <w:basedOn w:val="DefaultParagraphFont"/>
    <w:link w:val="Footer"/>
    <w:uiPriority w:val="99"/>
    <w:rsid w:val="00246680"/>
  </w:style>
  <w:style w:type="paragraph" w:styleId="BalloonText">
    <w:name w:val="Balloon Text"/>
    <w:basedOn w:val="Normal"/>
    <w:link w:val="BalloonTextChar"/>
    <w:uiPriority w:val="99"/>
    <w:semiHidden/>
    <w:unhideWhenUsed/>
    <w:rsid w:val="0024668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6680"/>
    <w:rPr>
      <w:rFonts w:ascii="Times New Roman" w:hAnsi="Times New Roman" w:cs="Times New Roman"/>
      <w:sz w:val="18"/>
      <w:szCs w:val="18"/>
    </w:rPr>
  </w:style>
  <w:style w:type="character" w:customStyle="1" w:styleId="Heading1Char">
    <w:name w:val="Heading 1 Char"/>
    <w:aliases w:val="Section Char,h1 Char,Main Heading Char,No numbers Char,69% Char,Attribute Heading 1 Char,h1 chapter heading Char,1. Char,L1 Char,Section Heading Char,heading1 Char,heading 1 Char,Level 1 Char,H1 Char,contents Char,proj Char,proj1 Char"/>
    <w:basedOn w:val="DefaultParagraphFont"/>
    <w:link w:val="Heading1"/>
    <w:rsid w:val="00246680"/>
    <w:rPr>
      <w:rFonts w:ascii="Arial" w:eastAsia="Times New Roman" w:hAnsi="Arial" w:cs="Times New Roman"/>
      <w:sz w:val="21"/>
      <w:lang w:val="en-GB" w:eastAsia="en-US"/>
    </w:rPr>
  </w:style>
  <w:style w:type="character" w:customStyle="1" w:styleId="Heading2Char">
    <w:name w:val="Heading 2 Char"/>
    <w:aliases w:val="h2 Char"/>
    <w:basedOn w:val="DefaultParagraphFont"/>
    <w:link w:val="Heading2"/>
    <w:rsid w:val="00246680"/>
    <w:rPr>
      <w:rFonts w:ascii="Arial" w:eastAsia="Times New Roman" w:hAnsi="Arial" w:cs="Times New Roman"/>
      <w:sz w:val="21"/>
      <w:lang w:val="en-GB" w:eastAsia="en-US"/>
    </w:rPr>
  </w:style>
  <w:style w:type="character" w:customStyle="1" w:styleId="Heading3Char">
    <w:name w:val="Heading 3 Char"/>
    <w:aliases w:val="h3 Char"/>
    <w:basedOn w:val="DefaultParagraphFont"/>
    <w:link w:val="Heading3"/>
    <w:rsid w:val="00246680"/>
    <w:rPr>
      <w:rFonts w:ascii="Arial" w:eastAsia="Times New Roman" w:hAnsi="Arial" w:cs="Times New Roman"/>
      <w:sz w:val="21"/>
      <w:lang w:val="en-GB" w:eastAsia="en-US"/>
    </w:rPr>
  </w:style>
  <w:style w:type="character" w:customStyle="1" w:styleId="Heading4Char">
    <w:name w:val="Heading 4 Char"/>
    <w:aliases w:val="h4 Char"/>
    <w:basedOn w:val="DefaultParagraphFont"/>
    <w:link w:val="Heading4"/>
    <w:rsid w:val="00246680"/>
    <w:rPr>
      <w:rFonts w:ascii="Arial" w:eastAsia="Times New Roman" w:hAnsi="Arial" w:cs="Times New Roman"/>
      <w:sz w:val="21"/>
      <w:lang w:val="en-GB" w:eastAsia="en-US"/>
    </w:rPr>
  </w:style>
  <w:style w:type="character" w:customStyle="1" w:styleId="Heading5Char">
    <w:name w:val="Heading 5 Char"/>
    <w:aliases w:val="h5 Char"/>
    <w:basedOn w:val="DefaultParagraphFont"/>
    <w:link w:val="Heading5"/>
    <w:rsid w:val="00246680"/>
    <w:rPr>
      <w:rFonts w:ascii="Arial" w:eastAsia="Times New Roman" w:hAnsi="Arial" w:cs="Times New Roman"/>
      <w:sz w:val="21"/>
      <w:lang w:val="en-GB" w:eastAsia="en-US"/>
    </w:rPr>
  </w:style>
  <w:style w:type="paragraph" w:styleId="PlainText">
    <w:name w:val="Plain Text"/>
    <w:basedOn w:val="Normal"/>
    <w:link w:val="PlainTextChar"/>
    <w:rsid w:val="00246680"/>
    <w:pPr>
      <w:spacing w:line="240" w:lineRule="atLeast"/>
      <w:jc w:val="both"/>
    </w:pPr>
    <w:rPr>
      <w:rFonts w:ascii="Courier New" w:eastAsia="Times New Roman" w:hAnsi="Courier New" w:cs="Courier New"/>
      <w:sz w:val="20"/>
      <w:lang w:val="en-GB" w:eastAsia="en-US"/>
    </w:rPr>
  </w:style>
  <w:style w:type="character" w:customStyle="1" w:styleId="PlainTextChar">
    <w:name w:val="Plain Text Char"/>
    <w:basedOn w:val="DefaultParagraphFont"/>
    <w:link w:val="PlainText"/>
    <w:rsid w:val="00246680"/>
    <w:rPr>
      <w:rFonts w:ascii="Courier New" w:eastAsia="Times New Roman" w:hAnsi="Courier New" w:cs="Courier New"/>
      <w:sz w:val="20"/>
      <w:lang w:val="en-GB" w:eastAsia="en-US"/>
    </w:rPr>
  </w:style>
  <w:style w:type="paragraph" w:styleId="Subtitle">
    <w:name w:val="Subtitle"/>
    <w:basedOn w:val="Normal"/>
    <w:link w:val="SubtitleChar"/>
    <w:qFormat/>
    <w:rsid w:val="00246680"/>
    <w:pPr>
      <w:spacing w:after="60" w:line="240" w:lineRule="atLeast"/>
      <w:jc w:val="center"/>
      <w:outlineLvl w:val="1"/>
    </w:pPr>
    <w:rPr>
      <w:rFonts w:ascii="Arial" w:eastAsia="Times New Roman" w:hAnsi="Arial" w:cs="Arial"/>
      <w:sz w:val="21"/>
      <w:szCs w:val="24"/>
      <w:lang w:val="en-GB" w:eastAsia="en-US"/>
    </w:rPr>
  </w:style>
  <w:style w:type="character" w:customStyle="1" w:styleId="SubtitleChar">
    <w:name w:val="Subtitle Char"/>
    <w:basedOn w:val="DefaultParagraphFont"/>
    <w:link w:val="Subtitle"/>
    <w:rsid w:val="00246680"/>
    <w:rPr>
      <w:rFonts w:ascii="Arial" w:eastAsia="Times New Roman" w:hAnsi="Arial" w:cs="Arial"/>
      <w:sz w:val="21"/>
      <w:szCs w:val="24"/>
      <w:lang w:val="en-GB" w:eastAsia="en-US"/>
    </w:rPr>
  </w:style>
  <w:style w:type="character" w:customStyle="1" w:styleId="StyleBold">
    <w:name w:val="Style Bold"/>
    <w:rsid w:val="00246680"/>
    <w:rPr>
      <w:rFonts w:ascii="Arial" w:hAnsi="Arial"/>
      <w:b/>
      <w:bCs/>
      <w:sz w:val="20"/>
    </w:rPr>
  </w:style>
  <w:style w:type="paragraph" w:customStyle="1" w:styleId="StyleHeading1Sectionh1MainHeadingNonumbers69AttributeHe">
    <w:name w:val="Style Heading 1Sectionh1Main HeadingNo numbers69%Attribute He..."/>
    <w:basedOn w:val="Heading1"/>
    <w:rsid w:val="00246680"/>
    <w:pPr>
      <w:keepNext/>
      <w:spacing w:before="240" w:after="120" w:line="280" w:lineRule="atLeast"/>
    </w:pPr>
    <w:rPr>
      <w:b/>
      <w:bCs/>
      <w:sz w:val="20"/>
    </w:rPr>
  </w:style>
  <w:style w:type="paragraph" w:customStyle="1" w:styleId="StyleHeading2Before12ptAfter6ptLinespacingAtl">
    <w:name w:val="Style Heading 2 + Before:  12 pt After:  6 pt Line spacing:  At l..."/>
    <w:basedOn w:val="Heading2"/>
    <w:rsid w:val="00246680"/>
    <w:pPr>
      <w:spacing w:before="240" w:after="120" w:line="280" w:lineRule="atLeast"/>
    </w:pPr>
    <w:rPr>
      <w:sz w:val="20"/>
    </w:rPr>
  </w:style>
  <w:style w:type="paragraph" w:customStyle="1" w:styleId="StyleHeading3Before12ptAfter6ptLinespacingAtl">
    <w:name w:val="Style Heading 3 + Before:  12 pt After:  6 pt Line spacing:  At l..."/>
    <w:basedOn w:val="Heading3"/>
    <w:rsid w:val="00246680"/>
    <w:pPr>
      <w:spacing w:before="240" w:after="120" w:line="280" w:lineRule="atLeast"/>
    </w:pPr>
    <w:rPr>
      <w:sz w:val="20"/>
    </w:rPr>
  </w:style>
  <w:style w:type="paragraph" w:styleId="BodyText2">
    <w:name w:val="Body Text 2"/>
    <w:basedOn w:val="Normal"/>
    <w:link w:val="BodyText2Char"/>
    <w:uiPriority w:val="99"/>
    <w:semiHidden/>
    <w:unhideWhenUsed/>
    <w:rsid w:val="00246680"/>
    <w:pPr>
      <w:spacing w:after="120" w:line="480" w:lineRule="auto"/>
    </w:pPr>
  </w:style>
  <w:style w:type="character" w:customStyle="1" w:styleId="BodyText2Char">
    <w:name w:val="Body Text 2 Char"/>
    <w:basedOn w:val="DefaultParagraphFont"/>
    <w:link w:val="BodyText2"/>
    <w:uiPriority w:val="99"/>
    <w:semiHidden/>
    <w:rsid w:val="00246680"/>
  </w:style>
  <w:style w:type="paragraph" w:styleId="BodyText3">
    <w:name w:val="Body Text 3"/>
    <w:basedOn w:val="Normal"/>
    <w:link w:val="BodyText3Char"/>
    <w:uiPriority w:val="99"/>
    <w:semiHidden/>
    <w:unhideWhenUsed/>
    <w:rsid w:val="00246680"/>
    <w:pPr>
      <w:spacing w:after="120"/>
    </w:pPr>
    <w:rPr>
      <w:sz w:val="16"/>
      <w:szCs w:val="16"/>
    </w:rPr>
  </w:style>
  <w:style w:type="character" w:customStyle="1" w:styleId="BodyText3Char">
    <w:name w:val="Body Text 3 Char"/>
    <w:basedOn w:val="DefaultParagraphFont"/>
    <w:link w:val="BodyText3"/>
    <w:uiPriority w:val="99"/>
    <w:semiHidden/>
    <w:rsid w:val="0024668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6890096">
      <w:bodyDiv w:val="1"/>
      <w:marLeft w:val="0"/>
      <w:marRight w:val="0"/>
      <w:marTop w:val="0"/>
      <w:marBottom w:val="0"/>
      <w:divBdr>
        <w:top w:val="none" w:sz="0" w:space="0" w:color="auto"/>
        <w:left w:val="none" w:sz="0" w:space="0" w:color="auto"/>
        <w:bottom w:val="none" w:sz="0" w:space="0" w:color="auto"/>
        <w:right w:val="none" w:sz="0" w:space="0" w:color="auto"/>
      </w:divBdr>
    </w:div>
    <w:div w:id="1282612564">
      <w:bodyDiv w:val="1"/>
      <w:marLeft w:val="0"/>
      <w:marRight w:val="0"/>
      <w:marTop w:val="0"/>
      <w:marBottom w:val="0"/>
      <w:divBdr>
        <w:top w:val="none" w:sz="0" w:space="0" w:color="auto"/>
        <w:left w:val="none" w:sz="0" w:space="0" w:color="auto"/>
        <w:bottom w:val="none" w:sz="0" w:space="0" w:color="auto"/>
        <w:right w:val="none" w:sz="0" w:space="0" w:color="auto"/>
      </w:divBdr>
      <w:divsChild>
        <w:div w:id="1064373691">
          <w:marLeft w:val="0"/>
          <w:marRight w:val="0"/>
          <w:marTop w:val="0"/>
          <w:marBottom w:val="0"/>
          <w:divBdr>
            <w:top w:val="none" w:sz="0" w:space="0" w:color="auto"/>
            <w:left w:val="none" w:sz="0" w:space="0" w:color="auto"/>
            <w:bottom w:val="none" w:sz="0" w:space="0" w:color="auto"/>
            <w:right w:val="none" w:sz="0" w:space="0" w:color="auto"/>
          </w:divBdr>
          <w:divsChild>
            <w:div w:id="1952593378">
              <w:marLeft w:val="0"/>
              <w:marRight w:val="0"/>
              <w:marTop w:val="0"/>
              <w:marBottom w:val="0"/>
              <w:divBdr>
                <w:top w:val="none" w:sz="0" w:space="0" w:color="auto"/>
                <w:left w:val="none" w:sz="0" w:space="0" w:color="auto"/>
                <w:bottom w:val="none" w:sz="0" w:space="0" w:color="auto"/>
                <w:right w:val="none" w:sz="0" w:space="0" w:color="auto"/>
              </w:divBdr>
              <w:divsChild>
                <w:div w:id="8183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3164</Words>
  <Characters>18037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Nicholas Krapels</cp:lastModifiedBy>
  <cp:revision>3</cp:revision>
  <dcterms:created xsi:type="dcterms:W3CDTF">2020-08-15T05:26:00Z</dcterms:created>
  <dcterms:modified xsi:type="dcterms:W3CDTF">2020-08-15T05:42:00Z</dcterms:modified>
</cp:coreProperties>
</file>